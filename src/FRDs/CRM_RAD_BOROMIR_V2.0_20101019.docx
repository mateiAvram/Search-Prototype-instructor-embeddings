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word/diagrams/quickStyle1.xml" ContentType="application/vnd.openxmlformats-officedocument.drawingml.diagramStyle+xml"/>
  <Override PartName="/customXml/itemProps1.xml" ContentType="application/vnd.openxmlformats-officedocument.customXmlProperties+xml"/>
  <Override PartName="/word/diagrams/data1.xml" ContentType="application/vnd.openxmlformats-officedocument.drawingml.diagramData+xml"/>
  <Default Extension="jpeg" ContentType="image/jpeg"/>
  <Default Extension="emf" ContentType="image/x-emf"/>
  <Override PartName="/word/diagrams/colors1.xml" ContentType="application/vnd.openxmlformats-officedocument.drawingml.diagramColor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diagrams/drawing1.xml" ContentType="application/vnd.ms-office.drawingml.diagramDrawing+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Default Extension="sldx" ContentType="application/vnd.openxmlformats-officedocument.presentationml.slide"/>
  <Override PartName="/word/diagrams/layout1.xml" ContentType="application/vnd.openxmlformats-officedocument.drawingml.diagramLayout+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A0BE6" w:rsidRPr="007D2FFF" w:rsidRDefault="003A0BE6" w:rsidP="003A0BE6">
      <w:pPr>
        <w:rPr>
          <w:noProof/>
          <w:lang w:val="ro-RO"/>
        </w:rPr>
      </w:pPr>
    </w:p>
    <w:p w:rsidR="003A0BE6" w:rsidRPr="007D2FFF" w:rsidRDefault="003A0BE6" w:rsidP="003A0BE6">
      <w:pPr>
        <w:rPr>
          <w:noProof/>
          <w:lang w:val="ro-RO"/>
        </w:rPr>
      </w:pPr>
    </w:p>
    <w:tbl>
      <w:tblPr>
        <w:tblW w:w="5000" w:type="pct"/>
        <w:jc w:val="center"/>
        <w:tblLook w:val="04A0"/>
      </w:tblPr>
      <w:tblGrid>
        <w:gridCol w:w="9783"/>
      </w:tblGrid>
      <w:tr w:rsidR="003A0BE6" w:rsidRPr="007D2FFF" w:rsidTr="00784D4A">
        <w:trPr>
          <w:trHeight w:val="2880"/>
          <w:jc w:val="center"/>
        </w:trPr>
        <w:tc>
          <w:tcPr>
            <w:tcW w:w="5000" w:type="pct"/>
          </w:tcPr>
          <w:p w:rsidR="003A0BE6" w:rsidRPr="007D2FFF" w:rsidRDefault="002B37EA" w:rsidP="00784D4A">
            <w:pPr>
              <w:pStyle w:val="NoSpacing"/>
              <w:jc w:val="center"/>
              <w:rPr>
                <w:caps/>
                <w:noProof/>
                <w:lang w:val="ro-RO"/>
              </w:rPr>
            </w:pPr>
            <w:r>
              <w:rPr>
                <w:caps/>
                <w:noProof/>
                <w:lang w:val="ro-RO" w:eastAsia="ro-RO" w:bidi="ar-SA"/>
              </w:rPr>
              <w:drawing>
                <wp:inline distT="0" distB="0" distL="0" distR="0">
                  <wp:extent cx="1906270" cy="1431925"/>
                  <wp:effectExtent l="19050" t="0" r="0" b="0"/>
                  <wp:docPr id="3" name="Picture 3" descr="Microsoft%20Dynamics%20CRM%20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icrosoft%20Dynamics%20CRM%20logo"/>
                          <pic:cNvPicPr>
                            <a:picLocks noChangeAspect="1" noChangeArrowheads="1"/>
                          </pic:cNvPicPr>
                        </pic:nvPicPr>
                        <pic:blipFill>
                          <a:blip r:embed="rId8" cstate="print"/>
                          <a:srcRect/>
                          <a:stretch>
                            <a:fillRect/>
                          </a:stretch>
                        </pic:blipFill>
                        <pic:spPr bwMode="auto">
                          <a:xfrm>
                            <a:off x="0" y="0"/>
                            <a:ext cx="1906270" cy="1431925"/>
                          </a:xfrm>
                          <a:prstGeom prst="rect">
                            <a:avLst/>
                          </a:prstGeom>
                          <a:noFill/>
                          <a:ln w="9525">
                            <a:noFill/>
                            <a:miter lim="800000"/>
                            <a:headEnd/>
                            <a:tailEnd/>
                          </a:ln>
                        </pic:spPr>
                      </pic:pic>
                    </a:graphicData>
                  </a:graphic>
                </wp:inline>
              </w:drawing>
            </w:r>
          </w:p>
        </w:tc>
      </w:tr>
      <w:tr w:rsidR="003A0BE6" w:rsidRPr="007D2FFF" w:rsidTr="00784D4A">
        <w:trPr>
          <w:trHeight w:val="1440"/>
          <w:jc w:val="center"/>
        </w:trPr>
        <w:tc>
          <w:tcPr>
            <w:tcW w:w="5000" w:type="pct"/>
            <w:tcBorders>
              <w:bottom w:val="single" w:sz="4" w:space="0" w:color="4F81BD"/>
            </w:tcBorders>
            <w:vAlign w:val="center"/>
          </w:tcPr>
          <w:p w:rsidR="003A0BE6" w:rsidRPr="007D2FFF" w:rsidRDefault="003A0BE6" w:rsidP="003A2B44">
            <w:pPr>
              <w:pStyle w:val="Title"/>
              <w:rPr>
                <w:b w:val="0"/>
                <w:noProof/>
                <w:sz w:val="48"/>
                <w:lang w:val="ro-RO"/>
              </w:rPr>
            </w:pPr>
            <w:bookmarkStart w:id="0" w:name="_Toc272757407"/>
            <w:bookmarkStart w:id="1" w:name="_Toc275250453"/>
            <w:r w:rsidRPr="007D2FFF">
              <w:rPr>
                <w:b w:val="0"/>
                <w:noProof/>
                <w:sz w:val="48"/>
                <w:lang w:val="ro-RO"/>
              </w:rPr>
              <w:t xml:space="preserve">Analiza cerinte de implementare </w:t>
            </w:r>
            <w:r w:rsidR="00547A9A" w:rsidRPr="007D2FFF">
              <w:rPr>
                <w:b w:val="0"/>
                <w:noProof/>
                <w:sz w:val="96"/>
                <w:lang w:val="ro-RO"/>
              </w:rPr>
              <w:t>Dynamics CRM</w:t>
            </w:r>
            <w:bookmarkEnd w:id="0"/>
            <w:bookmarkEnd w:id="1"/>
          </w:p>
        </w:tc>
      </w:tr>
      <w:tr w:rsidR="003A0BE6" w:rsidRPr="007D2FFF" w:rsidTr="00784D4A">
        <w:trPr>
          <w:trHeight w:val="720"/>
          <w:jc w:val="center"/>
        </w:trPr>
        <w:tc>
          <w:tcPr>
            <w:tcW w:w="5000" w:type="pct"/>
            <w:tcBorders>
              <w:top w:val="single" w:sz="4" w:space="0" w:color="4F81BD"/>
            </w:tcBorders>
            <w:vAlign w:val="center"/>
          </w:tcPr>
          <w:p w:rsidR="003A0BE6" w:rsidRPr="007D2FFF" w:rsidRDefault="00547A9A" w:rsidP="00784D4A">
            <w:pPr>
              <w:pStyle w:val="NoSpacing"/>
              <w:jc w:val="center"/>
              <w:rPr>
                <w:b/>
                <w:noProof/>
                <w:sz w:val="44"/>
                <w:szCs w:val="44"/>
                <w:lang w:val="ro-RO"/>
              </w:rPr>
            </w:pPr>
            <w:r w:rsidRPr="007D2FFF">
              <w:rPr>
                <w:b/>
                <w:noProof/>
                <w:sz w:val="44"/>
                <w:szCs w:val="44"/>
                <w:lang w:val="ro-RO"/>
              </w:rPr>
              <w:t>BOROMIR</w:t>
            </w:r>
          </w:p>
        </w:tc>
      </w:tr>
      <w:tr w:rsidR="003A0BE6" w:rsidRPr="007D2FFF" w:rsidTr="00784D4A">
        <w:trPr>
          <w:trHeight w:val="360"/>
          <w:jc w:val="center"/>
        </w:trPr>
        <w:tc>
          <w:tcPr>
            <w:tcW w:w="5000" w:type="pct"/>
            <w:vAlign w:val="center"/>
          </w:tcPr>
          <w:p w:rsidR="003A0BE6" w:rsidRPr="007D2FFF" w:rsidRDefault="003A0BE6" w:rsidP="00784D4A">
            <w:pPr>
              <w:pStyle w:val="NoSpacing"/>
              <w:jc w:val="center"/>
              <w:rPr>
                <w:noProof/>
                <w:lang w:val="ro-RO"/>
              </w:rPr>
            </w:pPr>
          </w:p>
        </w:tc>
      </w:tr>
      <w:tr w:rsidR="003A0BE6" w:rsidRPr="007D2FFF" w:rsidTr="00784D4A">
        <w:trPr>
          <w:trHeight w:val="360"/>
          <w:jc w:val="center"/>
        </w:trPr>
        <w:tc>
          <w:tcPr>
            <w:tcW w:w="5000" w:type="pct"/>
            <w:vAlign w:val="center"/>
          </w:tcPr>
          <w:p w:rsidR="003A0BE6" w:rsidRPr="007D2FFF" w:rsidRDefault="003A0BE6" w:rsidP="00784D4A">
            <w:pPr>
              <w:pStyle w:val="NoSpacing"/>
              <w:jc w:val="center"/>
              <w:rPr>
                <w:b/>
                <w:bCs/>
                <w:noProof/>
                <w:lang w:val="ro-RO"/>
              </w:rPr>
            </w:pPr>
            <w:r w:rsidRPr="007D2FFF">
              <w:rPr>
                <w:b/>
                <w:bCs/>
                <w:noProof/>
                <w:sz w:val="28"/>
                <w:szCs w:val="28"/>
                <w:lang w:val="ro-RO"/>
              </w:rPr>
              <w:t xml:space="preserve">Emis de: Matricia Solutions </w:t>
            </w:r>
          </w:p>
        </w:tc>
      </w:tr>
      <w:tr w:rsidR="003A0BE6" w:rsidRPr="007D2FFF" w:rsidTr="00784D4A">
        <w:trPr>
          <w:trHeight w:val="360"/>
          <w:jc w:val="center"/>
        </w:trPr>
        <w:tc>
          <w:tcPr>
            <w:tcW w:w="5000" w:type="pct"/>
            <w:vAlign w:val="center"/>
          </w:tcPr>
          <w:p w:rsidR="003A0BE6" w:rsidRPr="007D2FFF" w:rsidRDefault="00A2172D" w:rsidP="00784D4A">
            <w:pPr>
              <w:pStyle w:val="NoSpacing"/>
              <w:jc w:val="center"/>
              <w:rPr>
                <w:b/>
                <w:bCs/>
                <w:noProof/>
                <w:lang w:val="ro-RO"/>
              </w:rPr>
            </w:pPr>
            <w:r w:rsidRPr="007D2FFF">
              <w:rPr>
                <w:b/>
                <w:bCs/>
                <w:noProof/>
                <w:lang w:val="ro-RO"/>
              </w:rPr>
              <w:fldChar w:fldCharType="begin"/>
            </w:r>
            <w:r w:rsidR="003A0BE6" w:rsidRPr="007D2FFF">
              <w:rPr>
                <w:b/>
                <w:bCs/>
                <w:noProof/>
                <w:lang w:val="ro-RO"/>
              </w:rPr>
              <w:instrText xml:space="preserve"> TIME \@ "d MMMM yyyy" </w:instrText>
            </w:r>
            <w:r w:rsidRPr="007D2FFF">
              <w:rPr>
                <w:b/>
                <w:bCs/>
                <w:noProof/>
                <w:lang w:val="ro-RO"/>
              </w:rPr>
              <w:fldChar w:fldCharType="separate"/>
            </w:r>
            <w:ins w:id="2" w:author="Radu Cazacu" w:date="2010-10-29T11:19:00Z">
              <w:r w:rsidR="00D946CC">
                <w:rPr>
                  <w:b/>
                  <w:bCs/>
                  <w:noProof/>
                  <w:lang w:val="ro-RO"/>
                </w:rPr>
                <w:t>29 octombrie 2010</w:t>
              </w:r>
            </w:ins>
            <w:del w:id="3" w:author="Radu Cazacu" w:date="2010-10-29T11:19:00Z">
              <w:r w:rsidR="00FF617D" w:rsidDel="00D946CC">
                <w:rPr>
                  <w:b/>
                  <w:bCs/>
                  <w:noProof/>
                  <w:lang w:val="ro-RO"/>
                </w:rPr>
                <w:delText>19 octombrie 2010</w:delText>
              </w:r>
            </w:del>
            <w:r w:rsidRPr="007D2FFF">
              <w:rPr>
                <w:b/>
                <w:bCs/>
                <w:noProof/>
                <w:lang w:val="ro-RO"/>
              </w:rPr>
              <w:fldChar w:fldCharType="end"/>
            </w:r>
          </w:p>
        </w:tc>
      </w:tr>
    </w:tbl>
    <w:p w:rsidR="003A0BE6" w:rsidRPr="007D2FFF" w:rsidRDefault="003A0BE6" w:rsidP="003A0BE6">
      <w:pPr>
        <w:rPr>
          <w:noProof/>
          <w:lang w:val="ro-RO"/>
        </w:rPr>
      </w:pPr>
    </w:p>
    <w:p w:rsidR="003A0BE6" w:rsidRPr="007D2FFF" w:rsidRDefault="003A0BE6" w:rsidP="003A0BE6">
      <w:pPr>
        <w:rPr>
          <w:noProof/>
          <w:lang w:val="ro-RO"/>
        </w:rPr>
      </w:pPr>
    </w:p>
    <w:tbl>
      <w:tblPr>
        <w:tblpPr w:leftFromText="187" w:rightFromText="187" w:horzAnchor="margin" w:tblpXSpec="center" w:tblpYSpec="bottom"/>
        <w:tblW w:w="5000" w:type="pct"/>
        <w:tblLook w:val="04A0"/>
      </w:tblPr>
      <w:tblGrid>
        <w:gridCol w:w="9783"/>
      </w:tblGrid>
      <w:tr w:rsidR="003A0BE6" w:rsidRPr="007D2FFF" w:rsidTr="00784D4A">
        <w:tc>
          <w:tcPr>
            <w:tcW w:w="5000" w:type="pct"/>
          </w:tcPr>
          <w:p w:rsidR="003A0BE6" w:rsidRPr="007D2FFF" w:rsidRDefault="003A0BE6" w:rsidP="00784D4A">
            <w:pPr>
              <w:pStyle w:val="NoSpacing"/>
              <w:rPr>
                <w:noProof/>
                <w:lang w:val="ro-RO"/>
              </w:rPr>
            </w:pPr>
          </w:p>
        </w:tc>
      </w:tr>
    </w:tbl>
    <w:p w:rsidR="003A0BE6" w:rsidRPr="007D2FFF" w:rsidRDefault="002B37EA" w:rsidP="003A0BE6">
      <w:pPr>
        <w:jc w:val="center"/>
        <w:rPr>
          <w:noProof/>
          <w:lang w:val="ro-RO"/>
        </w:rPr>
      </w:pPr>
      <w:r>
        <w:rPr>
          <w:noProof/>
          <w:lang w:val="ro-RO" w:eastAsia="ro-RO"/>
        </w:rPr>
        <w:drawing>
          <wp:inline distT="0" distB="0" distL="0" distR="0">
            <wp:extent cx="2665730" cy="733425"/>
            <wp:effectExtent l="19050" t="0" r="1270" b="0"/>
            <wp:docPr id="4" name="Picture 4" descr="matricia_loho_rct_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tricia_loho_rct_485"/>
                    <pic:cNvPicPr>
                      <a:picLocks noChangeAspect="1" noChangeArrowheads="1"/>
                    </pic:cNvPicPr>
                  </pic:nvPicPr>
                  <pic:blipFill>
                    <a:blip r:embed="rId9" cstate="print"/>
                    <a:srcRect/>
                    <a:stretch>
                      <a:fillRect/>
                    </a:stretch>
                  </pic:blipFill>
                  <pic:spPr bwMode="auto">
                    <a:xfrm>
                      <a:off x="0" y="0"/>
                      <a:ext cx="2665730" cy="733425"/>
                    </a:xfrm>
                    <a:prstGeom prst="rect">
                      <a:avLst/>
                    </a:prstGeom>
                    <a:noFill/>
                    <a:ln w="9525">
                      <a:noFill/>
                      <a:miter lim="800000"/>
                      <a:headEnd/>
                      <a:tailEnd/>
                    </a:ln>
                  </pic:spPr>
                </pic:pic>
              </a:graphicData>
            </a:graphic>
          </wp:inline>
        </w:drawing>
      </w:r>
    </w:p>
    <w:p w:rsidR="003A0BE6" w:rsidRPr="007D2FFF" w:rsidRDefault="003A0BE6" w:rsidP="003A0BE6">
      <w:pPr>
        <w:rPr>
          <w:noProof/>
          <w:lang w:val="ro-RO" w:eastAsia="en-GB"/>
        </w:rPr>
      </w:pPr>
    </w:p>
    <w:p w:rsidR="003A0BE6" w:rsidRPr="007D2FFF" w:rsidRDefault="003A0BE6" w:rsidP="003A0BE6">
      <w:pPr>
        <w:rPr>
          <w:noProof/>
          <w:lang w:val="ro-RO"/>
        </w:rPr>
      </w:pPr>
    </w:p>
    <w:p w:rsidR="003A0BE6" w:rsidRPr="007D2FFF" w:rsidRDefault="003A0BE6" w:rsidP="003A0BE6">
      <w:pPr>
        <w:rPr>
          <w:noProof/>
          <w:lang w:val="ro-RO"/>
        </w:rPr>
      </w:pPr>
    </w:p>
    <w:p w:rsidR="003A0BE6" w:rsidRPr="007D2FFF" w:rsidRDefault="003A0BE6" w:rsidP="003A0BE6">
      <w:pPr>
        <w:rPr>
          <w:noProof/>
          <w:lang w:val="ro-RO"/>
        </w:rPr>
      </w:pPr>
    </w:p>
    <w:p w:rsidR="003A0BE6" w:rsidRPr="007D2FFF" w:rsidRDefault="003A0BE6" w:rsidP="003A0BE6">
      <w:pPr>
        <w:rPr>
          <w:noProof/>
          <w:lang w:val="ro-RO"/>
        </w:rPr>
      </w:pPr>
    </w:p>
    <w:p w:rsidR="003A0BE6" w:rsidRPr="007D2FFF" w:rsidRDefault="003A0BE6" w:rsidP="003A0BE6">
      <w:pPr>
        <w:rPr>
          <w:noProof/>
          <w:lang w:val="ro-RO"/>
        </w:rPr>
      </w:pPr>
    </w:p>
    <w:p w:rsidR="003A0BE6" w:rsidRPr="007D2FFF" w:rsidRDefault="003A0BE6" w:rsidP="003A0BE6">
      <w:pPr>
        <w:rPr>
          <w:noProof/>
          <w:lang w:val="ro-RO"/>
        </w:rPr>
      </w:pPr>
    </w:p>
    <w:p w:rsidR="003978B4" w:rsidRPr="007D2FFF" w:rsidRDefault="003978B4" w:rsidP="00CF71B9">
      <w:pPr>
        <w:pStyle w:val="Title"/>
        <w:rPr>
          <w:noProof/>
          <w:lang w:val="ro-RO"/>
        </w:rPr>
      </w:pPr>
    </w:p>
    <w:p w:rsidR="003978B4" w:rsidRPr="007D2FFF" w:rsidRDefault="003978B4" w:rsidP="003978B4">
      <w:pPr>
        <w:rPr>
          <w:noProof/>
          <w:lang w:val="ro-RO"/>
        </w:rPr>
      </w:pPr>
    </w:p>
    <w:p w:rsidR="00C87EF4" w:rsidRPr="007D2FFF" w:rsidRDefault="00C87EF4" w:rsidP="003978B4">
      <w:pPr>
        <w:rPr>
          <w:b/>
          <w:noProof/>
          <w:lang w:val="ro-RO"/>
        </w:rPr>
      </w:pPr>
    </w:p>
    <w:p w:rsidR="003A0BE6" w:rsidRPr="007D2FFF" w:rsidRDefault="003A0BE6" w:rsidP="003978B4">
      <w:pPr>
        <w:rPr>
          <w:b/>
          <w:noProof/>
          <w:lang w:val="ro-RO"/>
        </w:rPr>
      </w:pPr>
    </w:p>
    <w:p w:rsidR="003A0BE6" w:rsidRPr="007D2FFF" w:rsidRDefault="003A0BE6" w:rsidP="003978B4">
      <w:pPr>
        <w:rPr>
          <w:b/>
          <w:noProof/>
          <w:lang w:val="ro-RO"/>
        </w:rPr>
      </w:pPr>
    </w:p>
    <w:p w:rsidR="003A0BE6" w:rsidRPr="007D2FFF" w:rsidRDefault="003A0BE6" w:rsidP="003978B4">
      <w:pPr>
        <w:rPr>
          <w:b/>
          <w:noProof/>
          <w:lang w:val="ro-RO"/>
        </w:rPr>
      </w:pPr>
    </w:p>
    <w:p w:rsidR="003A0BE6" w:rsidRPr="007D2FFF" w:rsidRDefault="003A0BE6" w:rsidP="003978B4">
      <w:pPr>
        <w:rPr>
          <w:b/>
          <w:noProof/>
          <w:lang w:val="ro-RO"/>
        </w:rPr>
      </w:pPr>
    </w:p>
    <w:p w:rsidR="003A0BE6" w:rsidRPr="007D2FFF" w:rsidRDefault="003A0BE6" w:rsidP="003978B4">
      <w:pPr>
        <w:rPr>
          <w:b/>
          <w:noProof/>
          <w:lang w:val="ro-RO"/>
        </w:rPr>
      </w:pPr>
    </w:p>
    <w:p w:rsidR="003A0BE6" w:rsidRPr="007D2FFF" w:rsidRDefault="003A0BE6" w:rsidP="003978B4">
      <w:pPr>
        <w:rPr>
          <w:b/>
          <w:noProof/>
          <w:lang w:val="ro-RO"/>
        </w:rPr>
      </w:pPr>
    </w:p>
    <w:p w:rsidR="003978B4" w:rsidRPr="007D2FFF" w:rsidRDefault="003978B4" w:rsidP="003978B4">
      <w:pPr>
        <w:rPr>
          <w:b/>
          <w:noProof/>
          <w:lang w:val="ro-RO"/>
        </w:rPr>
      </w:pPr>
      <w:r w:rsidRPr="007D2FFF">
        <w:rPr>
          <w:b/>
          <w:noProof/>
          <w:lang w:val="ro-RO"/>
        </w:rPr>
        <w:t>INFORMATII GENERALE</w:t>
      </w:r>
    </w:p>
    <w:tbl>
      <w:tblPr>
        <w:tblW w:w="0" w:type="auto"/>
        <w:tblInd w:w="107"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107" w:type="dxa"/>
          <w:right w:w="107" w:type="dxa"/>
        </w:tblCellMar>
        <w:tblLook w:val="0000"/>
      </w:tblPr>
      <w:tblGrid>
        <w:gridCol w:w="2268"/>
        <w:gridCol w:w="7452"/>
      </w:tblGrid>
      <w:tr w:rsidR="003978B4" w:rsidRPr="007D2FFF">
        <w:tc>
          <w:tcPr>
            <w:tcW w:w="2268" w:type="dxa"/>
            <w:tcBorders>
              <w:top w:val="single" w:sz="6" w:space="0" w:color="auto"/>
              <w:left w:val="single" w:sz="6" w:space="0" w:color="auto"/>
              <w:bottom w:val="single" w:sz="6" w:space="0" w:color="auto"/>
              <w:right w:val="single" w:sz="6" w:space="0" w:color="auto"/>
            </w:tcBorders>
            <w:shd w:val="clear" w:color="auto" w:fill="F2F2F2"/>
          </w:tcPr>
          <w:p w:rsidR="003978B4" w:rsidRPr="007D2FFF" w:rsidRDefault="003978B4" w:rsidP="003978B4">
            <w:pPr>
              <w:rPr>
                <w:noProof/>
                <w:lang w:val="ro-RO"/>
              </w:rPr>
            </w:pPr>
            <w:r w:rsidRPr="007D2FFF">
              <w:rPr>
                <w:noProof/>
                <w:lang w:val="ro-RO"/>
              </w:rPr>
              <w:t>Client</w:t>
            </w:r>
          </w:p>
        </w:tc>
        <w:tc>
          <w:tcPr>
            <w:tcW w:w="7452" w:type="dxa"/>
            <w:tcBorders>
              <w:left w:val="single" w:sz="6" w:space="0" w:color="auto"/>
            </w:tcBorders>
          </w:tcPr>
          <w:p w:rsidR="003978B4" w:rsidRPr="007D2FFF" w:rsidRDefault="00B477AB" w:rsidP="003978B4">
            <w:pPr>
              <w:rPr>
                <w:noProof/>
                <w:lang w:val="ro-RO"/>
              </w:rPr>
            </w:pPr>
            <w:r w:rsidRPr="007D2FFF">
              <w:rPr>
                <w:noProof/>
                <w:lang w:val="ro-RO"/>
              </w:rPr>
              <w:t>BOROMIR</w:t>
            </w:r>
          </w:p>
        </w:tc>
      </w:tr>
      <w:tr w:rsidR="003978B4" w:rsidRPr="007D2FFF">
        <w:trPr>
          <w:cantSplit/>
        </w:trPr>
        <w:tc>
          <w:tcPr>
            <w:tcW w:w="2268" w:type="dxa"/>
            <w:tcBorders>
              <w:top w:val="single" w:sz="6" w:space="0" w:color="auto"/>
              <w:left w:val="single" w:sz="6" w:space="0" w:color="auto"/>
              <w:bottom w:val="single" w:sz="6" w:space="0" w:color="auto"/>
              <w:right w:val="single" w:sz="6" w:space="0" w:color="auto"/>
            </w:tcBorders>
            <w:shd w:val="clear" w:color="auto" w:fill="F2F2F2"/>
          </w:tcPr>
          <w:p w:rsidR="003978B4" w:rsidRPr="007D2FFF" w:rsidRDefault="003978B4" w:rsidP="003978B4">
            <w:pPr>
              <w:rPr>
                <w:noProof/>
                <w:lang w:val="ro-RO"/>
              </w:rPr>
            </w:pPr>
            <w:r w:rsidRPr="007D2FFF">
              <w:rPr>
                <w:noProof/>
                <w:lang w:val="ro-RO"/>
              </w:rPr>
              <w:t>Project Manager</w:t>
            </w:r>
          </w:p>
        </w:tc>
        <w:tc>
          <w:tcPr>
            <w:tcW w:w="7452" w:type="dxa"/>
            <w:tcBorders>
              <w:left w:val="single" w:sz="6" w:space="0" w:color="auto"/>
            </w:tcBorders>
          </w:tcPr>
          <w:p w:rsidR="003978B4" w:rsidRPr="007D2FFF" w:rsidRDefault="00B477AB" w:rsidP="003978B4">
            <w:pPr>
              <w:rPr>
                <w:noProof/>
                <w:lang w:val="ro-RO"/>
              </w:rPr>
            </w:pPr>
            <w:r w:rsidRPr="007D2FFF">
              <w:rPr>
                <w:noProof/>
                <w:lang w:val="ro-RO"/>
              </w:rPr>
              <w:t>Cristi Ilinescu</w:t>
            </w:r>
          </w:p>
        </w:tc>
      </w:tr>
    </w:tbl>
    <w:p w:rsidR="00C87EF4" w:rsidRPr="007D2FFF" w:rsidRDefault="003978B4" w:rsidP="003978B4">
      <w:pPr>
        <w:rPr>
          <w:noProof/>
          <w:lang w:val="ro-RO"/>
        </w:rPr>
      </w:pPr>
      <w:r w:rsidRPr="007D2FFF">
        <w:rPr>
          <w:noProof/>
          <w:lang w:val="ro-RO"/>
        </w:rPr>
        <w:t xml:space="preserve"> </w:t>
      </w:r>
    </w:p>
    <w:p w:rsidR="00C87EF4" w:rsidRPr="007D2FFF" w:rsidRDefault="00C87EF4" w:rsidP="003978B4">
      <w:pPr>
        <w:rPr>
          <w:b/>
          <w:noProof/>
          <w:lang w:val="ro-RO"/>
        </w:rPr>
      </w:pPr>
    </w:p>
    <w:p w:rsidR="003978B4" w:rsidRPr="007D2FFF" w:rsidRDefault="003978B4" w:rsidP="003978B4">
      <w:pPr>
        <w:rPr>
          <w:b/>
          <w:noProof/>
          <w:lang w:val="ro-RO"/>
        </w:rPr>
      </w:pPr>
      <w:r w:rsidRPr="007D2FFF">
        <w:rPr>
          <w:b/>
          <w:noProof/>
          <w:lang w:val="ro-RO"/>
        </w:rPr>
        <w:t>NOTA</w:t>
      </w:r>
    </w:p>
    <w:tbl>
      <w:tblPr>
        <w:tblW w:w="9720" w:type="dxa"/>
        <w:tblInd w:w="107"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107" w:type="dxa"/>
          <w:right w:w="107" w:type="dxa"/>
        </w:tblCellMar>
        <w:tblLook w:val="0000"/>
      </w:tblPr>
      <w:tblGrid>
        <w:gridCol w:w="9720"/>
      </w:tblGrid>
      <w:tr w:rsidR="003978B4" w:rsidRPr="007D2FFF">
        <w:trPr>
          <w:cantSplit/>
        </w:trPr>
        <w:tc>
          <w:tcPr>
            <w:tcW w:w="9720" w:type="dxa"/>
            <w:tcBorders>
              <w:left w:val="single" w:sz="6" w:space="0" w:color="auto"/>
            </w:tcBorders>
          </w:tcPr>
          <w:p w:rsidR="003978B4" w:rsidRPr="007D2FFF" w:rsidRDefault="003978B4" w:rsidP="003978B4">
            <w:pPr>
              <w:rPr>
                <w:noProof/>
                <w:lang w:val="ro-RO"/>
              </w:rPr>
            </w:pPr>
            <w:r w:rsidRPr="007D2FFF">
              <w:rPr>
                <w:noProof/>
                <w:lang w:val="ro-RO"/>
              </w:rPr>
              <w:t>Acceptarea acestui document constituie baza de pornire a etapelor „Organizare Proiect” si „Design”.</w:t>
            </w:r>
          </w:p>
          <w:p w:rsidR="003978B4" w:rsidRPr="007D2FFF" w:rsidRDefault="003978B4" w:rsidP="003978B4">
            <w:pPr>
              <w:rPr>
                <w:noProof/>
                <w:lang w:val="ro-RO"/>
              </w:rPr>
            </w:pPr>
            <w:r w:rsidRPr="007D2FFF">
              <w:rPr>
                <w:noProof/>
                <w:lang w:val="ro-RO"/>
              </w:rPr>
              <w:t>Alte cerinte intalnite pe parcursul proiectului, neincluse in acest document, vor fi incluse in docume</w:t>
            </w:r>
            <w:r w:rsidR="00A61320" w:rsidRPr="007D2FFF">
              <w:rPr>
                <w:noProof/>
                <w:lang w:val="ro-RO"/>
              </w:rPr>
              <w:t>nte de control al schimbarii (“R</w:t>
            </w:r>
            <w:r w:rsidRPr="007D2FFF">
              <w:rPr>
                <w:noProof/>
                <w:lang w:val="ro-RO"/>
              </w:rPr>
              <w:t>aport stare proiect”, “</w:t>
            </w:r>
            <w:r w:rsidR="00A61320" w:rsidRPr="007D2FFF">
              <w:rPr>
                <w:noProof/>
                <w:lang w:val="ro-RO"/>
              </w:rPr>
              <w:t>M</w:t>
            </w:r>
            <w:r w:rsidRPr="007D2FFF">
              <w:rPr>
                <w:noProof/>
                <w:lang w:val="ro-RO"/>
              </w:rPr>
              <w:t>inuta intalnire”</w:t>
            </w:r>
            <w:r w:rsidR="00597DBF" w:rsidRPr="007D2FFF">
              <w:rPr>
                <w:noProof/>
                <w:lang w:val="ro-RO"/>
              </w:rPr>
              <w:t>, „Service Order Form”</w:t>
            </w:r>
            <w:r w:rsidRPr="007D2FFF">
              <w:rPr>
                <w:noProof/>
                <w:lang w:val="ro-RO"/>
              </w:rPr>
              <w:t xml:space="preserve">). </w:t>
            </w:r>
          </w:p>
          <w:p w:rsidR="003978B4" w:rsidRPr="007D2FFF" w:rsidRDefault="003978B4" w:rsidP="003978B4">
            <w:pPr>
              <w:rPr>
                <w:noProof/>
                <w:lang w:val="ro-RO"/>
              </w:rPr>
            </w:pPr>
            <w:r w:rsidRPr="007D2FFF">
              <w:rPr>
                <w:noProof/>
                <w:lang w:val="ro-RO"/>
              </w:rPr>
              <w:t>Acestea vor fi analizate si agreate de catre managerii de proeict. In cazul in care la acest nivel nu se va ajunge la o agreere, aceste cerinte vor fi escaladate si discutate la nivele superioare (sponsor proiect, etc).</w:t>
            </w:r>
          </w:p>
        </w:tc>
      </w:tr>
    </w:tbl>
    <w:p w:rsidR="00C87EF4" w:rsidRPr="007D2FFF" w:rsidRDefault="00C87EF4" w:rsidP="003978B4">
      <w:pPr>
        <w:rPr>
          <w:b/>
          <w:noProof/>
          <w:lang w:val="ro-RO"/>
        </w:rPr>
      </w:pPr>
    </w:p>
    <w:p w:rsidR="00C87EF4" w:rsidRPr="007D2FFF" w:rsidRDefault="00C87EF4" w:rsidP="003978B4">
      <w:pPr>
        <w:rPr>
          <w:b/>
          <w:noProof/>
          <w:lang w:val="ro-RO"/>
        </w:rPr>
      </w:pPr>
    </w:p>
    <w:p w:rsidR="003978B4" w:rsidRPr="007D2FFF" w:rsidRDefault="003978B4" w:rsidP="003978B4">
      <w:pPr>
        <w:rPr>
          <w:rFonts w:cs="Arial"/>
          <w:b/>
          <w:noProof/>
          <w:lang w:val="ro-RO"/>
        </w:rPr>
      </w:pPr>
      <w:r w:rsidRPr="007D2FFF">
        <w:rPr>
          <w:b/>
          <w:noProof/>
          <w:lang w:val="ro-RO"/>
        </w:rPr>
        <w:t>APROBARI</w:t>
      </w:r>
    </w:p>
    <w:tbl>
      <w:tblPr>
        <w:tblW w:w="9900" w:type="dxa"/>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tblPr>
      <w:tblGrid>
        <w:gridCol w:w="1418"/>
        <w:gridCol w:w="3260"/>
        <w:gridCol w:w="1418"/>
        <w:gridCol w:w="3804"/>
      </w:tblGrid>
      <w:tr w:rsidR="003978B4" w:rsidRPr="007D2FFF" w:rsidTr="00DC0593">
        <w:tc>
          <w:tcPr>
            <w:tcW w:w="4678" w:type="dxa"/>
            <w:gridSpan w:val="2"/>
          </w:tcPr>
          <w:p w:rsidR="003978B4" w:rsidRPr="007D2FFF" w:rsidRDefault="00B477AB" w:rsidP="00782D03">
            <w:pPr>
              <w:jc w:val="center"/>
              <w:rPr>
                <w:b/>
                <w:noProof/>
                <w:lang w:val="ro-RO"/>
              </w:rPr>
            </w:pPr>
            <w:r w:rsidRPr="007D2FFF">
              <w:rPr>
                <w:b/>
                <w:noProof/>
                <w:lang w:val="ro-RO"/>
              </w:rPr>
              <w:t>BOROMIR</w:t>
            </w:r>
          </w:p>
        </w:tc>
        <w:tc>
          <w:tcPr>
            <w:tcW w:w="5222" w:type="dxa"/>
            <w:gridSpan w:val="2"/>
          </w:tcPr>
          <w:p w:rsidR="003978B4" w:rsidRPr="007D2FFF" w:rsidRDefault="003978B4" w:rsidP="00782D03">
            <w:pPr>
              <w:jc w:val="center"/>
              <w:rPr>
                <w:b/>
                <w:noProof/>
                <w:lang w:val="ro-RO"/>
              </w:rPr>
            </w:pPr>
            <w:r w:rsidRPr="007D2FFF">
              <w:rPr>
                <w:b/>
                <w:noProof/>
                <w:lang w:val="ro-RO"/>
              </w:rPr>
              <w:t>MATRICIA SOLUTIONS</w:t>
            </w:r>
          </w:p>
        </w:tc>
      </w:tr>
      <w:tr w:rsidR="005F2882" w:rsidRPr="007D2FFF" w:rsidTr="00DC0593">
        <w:trPr>
          <w:trHeight w:val="507"/>
        </w:trPr>
        <w:tc>
          <w:tcPr>
            <w:tcW w:w="1418" w:type="dxa"/>
            <w:shd w:val="clear" w:color="auto" w:fill="F2F2F2"/>
          </w:tcPr>
          <w:p w:rsidR="005F2882" w:rsidRPr="007D2FFF" w:rsidRDefault="005F2882" w:rsidP="005F2882">
            <w:pPr>
              <w:rPr>
                <w:noProof/>
                <w:lang w:val="ro-RO"/>
              </w:rPr>
            </w:pPr>
            <w:r w:rsidRPr="007D2FFF">
              <w:rPr>
                <w:noProof/>
                <w:lang w:val="ro-RO"/>
              </w:rPr>
              <w:t>Nume / Titlu</w:t>
            </w:r>
          </w:p>
        </w:tc>
        <w:tc>
          <w:tcPr>
            <w:tcW w:w="3260" w:type="dxa"/>
          </w:tcPr>
          <w:p w:rsidR="005F2882" w:rsidRPr="007D2FFF" w:rsidRDefault="00B477AB" w:rsidP="00687268">
            <w:pPr>
              <w:rPr>
                <w:noProof/>
                <w:lang w:val="ro-RO"/>
              </w:rPr>
            </w:pPr>
            <w:r w:rsidRPr="007D2FFF">
              <w:rPr>
                <w:noProof/>
                <w:lang w:val="ro-RO"/>
              </w:rPr>
              <w:t>Cristi Ilinescu / Project Manager</w:t>
            </w:r>
          </w:p>
        </w:tc>
        <w:tc>
          <w:tcPr>
            <w:tcW w:w="1418" w:type="dxa"/>
            <w:shd w:val="clear" w:color="auto" w:fill="F2F2F2"/>
          </w:tcPr>
          <w:p w:rsidR="005F2882" w:rsidRPr="007D2FFF" w:rsidRDefault="005F2882" w:rsidP="00AD4136">
            <w:pPr>
              <w:rPr>
                <w:noProof/>
                <w:lang w:val="ro-RO"/>
              </w:rPr>
            </w:pPr>
            <w:r w:rsidRPr="007D2FFF">
              <w:rPr>
                <w:noProof/>
                <w:lang w:val="ro-RO"/>
              </w:rPr>
              <w:t>Nume / Titlu</w:t>
            </w:r>
          </w:p>
        </w:tc>
        <w:tc>
          <w:tcPr>
            <w:tcW w:w="3804" w:type="dxa"/>
          </w:tcPr>
          <w:p w:rsidR="005F2882" w:rsidRPr="007D2FFF" w:rsidRDefault="00B477AB" w:rsidP="00687268">
            <w:pPr>
              <w:rPr>
                <w:noProof/>
                <w:lang w:val="ro-RO"/>
              </w:rPr>
            </w:pPr>
            <w:r w:rsidRPr="007D2FFF">
              <w:rPr>
                <w:noProof/>
                <w:lang w:val="ro-RO"/>
              </w:rPr>
              <w:t>Elena Caciula / Project Manager</w:t>
            </w:r>
          </w:p>
        </w:tc>
      </w:tr>
      <w:tr w:rsidR="005F2882" w:rsidRPr="007D2FFF" w:rsidTr="00DC0593">
        <w:trPr>
          <w:trHeight w:val="435"/>
        </w:trPr>
        <w:tc>
          <w:tcPr>
            <w:tcW w:w="1418" w:type="dxa"/>
            <w:shd w:val="clear" w:color="auto" w:fill="F2F2F2"/>
          </w:tcPr>
          <w:p w:rsidR="005F2882" w:rsidRPr="007D2FFF" w:rsidRDefault="005F2882" w:rsidP="005F2882">
            <w:pPr>
              <w:rPr>
                <w:noProof/>
                <w:lang w:val="ro-RO"/>
              </w:rPr>
            </w:pPr>
            <w:r w:rsidRPr="007D2FFF">
              <w:rPr>
                <w:noProof/>
                <w:lang w:val="ro-RO"/>
              </w:rPr>
              <w:t>Data</w:t>
            </w:r>
          </w:p>
        </w:tc>
        <w:tc>
          <w:tcPr>
            <w:tcW w:w="3260" w:type="dxa"/>
          </w:tcPr>
          <w:p w:rsidR="005F2882" w:rsidRPr="007D2FFF" w:rsidRDefault="005F2882" w:rsidP="003978B4">
            <w:pPr>
              <w:rPr>
                <w:noProof/>
                <w:lang w:val="ro-RO"/>
              </w:rPr>
            </w:pPr>
          </w:p>
        </w:tc>
        <w:tc>
          <w:tcPr>
            <w:tcW w:w="1418" w:type="dxa"/>
            <w:shd w:val="clear" w:color="auto" w:fill="F2F2F2"/>
          </w:tcPr>
          <w:p w:rsidR="005F2882" w:rsidRPr="007D2FFF" w:rsidRDefault="005F2882" w:rsidP="003978B4">
            <w:pPr>
              <w:rPr>
                <w:noProof/>
                <w:lang w:val="ro-RO"/>
              </w:rPr>
            </w:pPr>
            <w:r w:rsidRPr="007D2FFF">
              <w:rPr>
                <w:noProof/>
                <w:lang w:val="ro-RO"/>
              </w:rPr>
              <w:t>Data</w:t>
            </w:r>
          </w:p>
        </w:tc>
        <w:tc>
          <w:tcPr>
            <w:tcW w:w="3804" w:type="dxa"/>
          </w:tcPr>
          <w:p w:rsidR="005F2882" w:rsidRPr="007D2FFF" w:rsidRDefault="005F2882" w:rsidP="003978B4">
            <w:pPr>
              <w:rPr>
                <w:noProof/>
                <w:lang w:val="ro-RO"/>
              </w:rPr>
            </w:pPr>
          </w:p>
        </w:tc>
      </w:tr>
      <w:tr w:rsidR="005F2882" w:rsidRPr="007D2FFF" w:rsidTr="00DC0593">
        <w:trPr>
          <w:trHeight w:val="543"/>
        </w:trPr>
        <w:tc>
          <w:tcPr>
            <w:tcW w:w="1418" w:type="dxa"/>
            <w:shd w:val="clear" w:color="auto" w:fill="F2F2F2"/>
          </w:tcPr>
          <w:p w:rsidR="005F2882" w:rsidRPr="007D2FFF" w:rsidRDefault="005F2882" w:rsidP="005F2882">
            <w:pPr>
              <w:rPr>
                <w:noProof/>
                <w:lang w:val="ro-RO"/>
              </w:rPr>
            </w:pPr>
            <w:r w:rsidRPr="007D2FFF">
              <w:rPr>
                <w:noProof/>
                <w:lang w:val="ro-RO"/>
              </w:rPr>
              <w:t>Semnatura</w:t>
            </w:r>
          </w:p>
        </w:tc>
        <w:tc>
          <w:tcPr>
            <w:tcW w:w="3260" w:type="dxa"/>
          </w:tcPr>
          <w:p w:rsidR="005F2882" w:rsidRPr="007D2FFF" w:rsidRDefault="005F2882" w:rsidP="003978B4">
            <w:pPr>
              <w:rPr>
                <w:noProof/>
                <w:lang w:val="ro-RO"/>
              </w:rPr>
            </w:pPr>
          </w:p>
        </w:tc>
        <w:tc>
          <w:tcPr>
            <w:tcW w:w="1418" w:type="dxa"/>
            <w:shd w:val="clear" w:color="auto" w:fill="F2F2F2"/>
          </w:tcPr>
          <w:p w:rsidR="005F2882" w:rsidRPr="007D2FFF" w:rsidRDefault="00893F1B" w:rsidP="003978B4">
            <w:pPr>
              <w:rPr>
                <w:noProof/>
                <w:lang w:val="ro-RO"/>
              </w:rPr>
            </w:pPr>
            <w:r w:rsidRPr="007D2FFF">
              <w:rPr>
                <w:noProof/>
                <w:lang w:val="ro-RO"/>
              </w:rPr>
              <w:t>Semnatura</w:t>
            </w:r>
          </w:p>
        </w:tc>
        <w:tc>
          <w:tcPr>
            <w:tcW w:w="3804" w:type="dxa"/>
          </w:tcPr>
          <w:p w:rsidR="005F2882" w:rsidRPr="007D2FFF" w:rsidRDefault="005F2882" w:rsidP="003978B4">
            <w:pPr>
              <w:rPr>
                <w:noProof/>
                <w:lang w:val="ro-RO"/>
              </w:rPr>
            </w:pPr>
          </w:p>
        </w:tc>
      </w:tr>
    </w:tbl>
    <w:p w:rsidR="00C87EF4" w:rsidRPr="007D2FFF" w:rsidRDefault="00C87EF4" w:rsidP="003978B4">
      <w:pPr>
        <w:rPr>
          <w:b/>
          <w:noProof/>
          <w:lang w:val="ro-RO"/>
        </w:rPr>
      </w:pPr>
    </w:p>
    <w:p w:rsidR="00C87EF4" w:rsidRPr="007D2FFF" w:rsidRDefault="00C87EF4" w:rsidP="003978B4">
      <w:pPr>
        <w:rPr>
          <w:b/>
          <w:noProof/>
          <w:lang w:val="ro-RO"/>
        </w:rPr>
      </w:pPr>
    </w:p>
    <w:p w:rsidR="003978B4" w:rsidRPr="007D2FFF" w:rsidRDefault="003978B4" w:rsidP="003978B4">
      <w:pPr>
        <w:rPr>
          <w:b/>
          <w:noProof/>
          <w:lang w:val="ro-RO"/>
        </w:rPr>
      </w:pPr>
      <w:r w:rsidRPr="007D2FFF">
        <w:rPr>
          <w:b/>
          <w:noProof/>
          <w:lang w:val="ro-RO"/>
        </w:rPr>
        <w:t>ISTORIC VERSIUNI</w:t>
      </w:r>
    </w:p>
    <w:tbl>
      <w:tblPr>
        <w:tblW w:w="9810" w:type="dxa"/>
        <w:tblInd w:w="107"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107" w:type="dxa"/>
          <w:right w:w="107" w:type="dxa"/>
        </w:tblCellMar>
        <w:tblLook w:val="0000"/>
      </w:tblPr>
      <w:tblGrid>
        <w:gridCol w:w="1560"/>
        <w:gridCol w:w="6000"/>
        <w:gridCol w:w="2250"/>
      </w:tblGrid>
      <w:tr w:rsidR="003978B4" w:rsidRPr="007D2FFF">
        <w:tc>
          <w:tcPr>
            <w:tcW w:w="1560" w:type="dxa"/>
            <w:tcBorders>
              <w:top w:val="single" w:sz="6" w:space="0" w:color="auto"/>
              <w:left w:val="single" w:sz="6" w:space="0" w:color="auto"/>
              <w:bottom w:val="single" w:sz="6" w:space="0" w:color="auto"/>
              <w:right w:val="single" w:sz="6" w:space="0" w:color="auto"/>
            </w:tcBorders>
            <w:shd w:val="clear" w:color="auto" w:fill="F2F2F2"/>
          </w:tcPr>
          <w:p w:rsidR="003978B4" w:rsidRPr="007D2FFF" w:rsidRDefault="003978B4" w:rsidP="00DC0593">
            <w:pPr>
              <w:rPr>
                <w:b/>
                <w:noProof/>
                <w:lang w:val="ro-RO"/>
              </w:rPr>
            </w:pPr>
            <w:r w:rsidRPr="007D2FFF">
              <w:rPr>
                <w:b/>
                <w:noProof/>
                <w:lang w:val="ro-RO"/>
              </w:rPr>
              <w:t>Dat</w:t>
            </w:r>
            <w:r w:rsidR="00DC0593" w:rsidRPr="007D2FFF">
              <w:rPr>
                <w:b/>
                <w:noProof/>
                <w:lang w:val="ro-RO"/>
              </w:rPr>
              <w:t>a</w:t>
            </w:r>
            <w:r w:rsidRPr="007D2FFF">
              <w:rPr>
                <w:b/>
                <w:noProof/>
                <w:lang w:val="ro-RO"/>
              </w:rPr>
              <w:t xml:space="preserve"> </w:t>
            </w:r>
          </w:p>
        </w:tc>
        <w:tc>
          <w:tcPr>
            <w:tcW w:w="6000" w:type="dxa"/>
            <w:tcBorders>
              <w:left w:val="single" w:sz="6" w:space="0" w:color="auto"/>
              <w:bottom w:val="single" w:sz="6" w:space="0" w:color="auto"/>
            </w:tcBorders>
            <w:shd w:val="clear" w:color="auto" w:fill="F2F2F2"/>
          </w:tcPr>
          <w:p w:rsidR="003978B4" w:rsidRPr="007D2FFF" w:rsidRDefault="00DC0593" w:rsidP="003978B4">
            <w:pPr>
              <w:rPr>
                <w:b/>
                <w:noProof/>
                <w:lang w:val="ro-RO"/>
              </w:rPr>
            </w:pPr>
            <w:r w:rsidRPr="007D2FFF">
              <w:rPr>
                <w:b/>
                <w:noProof/>
                <w:lang w:val="ro-RO"/>
              </w:rPr>
              <w:t>Note</w:t>
            </w:r>
          </w:p>
        </w:tc>
        <w:tc>
          <w:tcPr>
            <w:tcW w:w="2250" w:type="dxa"/>
            <w:tcBorders>
              <w:left w:val="single" w:sz="6" w:space="0" w:color="auto"/>
              <w:bottom w:val="single" w:sz="6" w:space="0" w:color="auto"/>
            </w:tcBorders>
            <w:shd w:val="clear" w:color="auto" w:fill="F2F2F2"/>
          </w:tcPr>
          <w:p w:rsidR="003978B4" w:rsidRPr="007D2FFF" w:rsidRDefault="003978B4" w:rsidP="00DC0593">
            <w:pPr>
              <w:rPr>
                <w:b/>
                <w:noProof/>
                <w:lang w:val="ro-RO"/>
              </w:rPr>
            </w:pPr>
            <w:r w:rsidRPr="007D2FFF">
              <w:rPr>
                <w:b/>
                <w:noProof/>
                <w:lang w:val="ro-RO"/>
              </w:rPr>
              <w:t>Versi</w:t>
            </w:r>
            <w:r w:rsidR="00DC0593" w:rsidRPr="007D2FFF">
              <w:rPr>
                <w:b/>
                <w:noProof/>
                <w:lang w:val="ro-RO"/>
              </w:rPr>
              <w:t>u</w:t>
            </w:r>
            <w:r w:rsidRPr="007D2FFF">
              <w:rPr>
                <w:b/>
                <w:noProof/>
                <w:lang w:val="ro-RO"/>
              </w:rPr>
              <w:t>n</w:t>
            </w:r>
            <w:r w:rsidR="00DC0593" w:rsidRPr="007D2FFF">
              <w:rPr>
                <w:b/>
                <w:noProof/>
                <w:lang w:val="ro-RO"/>
              </w:rPr>
              <w:t>e</w:t>
            </w:r>
            <w:r w:rsidRPr="007D2FFF">
              <w:rPr>
                <w:b/>
                <w:noProof/>
                <w:lang w:val="ro-RO"/>
              </w:rPr>
              <w:t xml:space="preserve"> </w:t>
            </w:r>
          </w:p>
        </w:tc>
      </w:tr>
      <w:tr w:rsidR="00F134A5" w:rsidRPr="007D2FFF">
        <w:trPr>
          <w:cantSplit/>
        </w:trPr>
        <w:tc>
          <w:tcPr>
            <w:tcW w:w="1560" w:type="dxa"/>
            <w:tcBorders>
              <w:top w:val="single" w:sz="6" w:space="0" w:color="auto"/>
              <w:left w:val="single" w:sz="6" w:space="0" w:color="auto"/>
              <w:bottom w:val="single" w:sz="6" w:space="0" w:color="auto"/>
              <w:right w:val="single" w:sz="6" w:space="0" w:color="auto"/>
            </w:tcBorders>
            <w:shd w:val="clear" w:color="auto" w:fill="auto"/>
          </w:tcPr>
          <w:p w:rsidR="00F134A5" w:rsidRPr="007D2FFF" w:rsidRDefault="001F08CB" w:rsidP="00124EB6">
            <w:pPr>
              <w:rPr>
                <w:noProof/>
                <w:lang w:val="ro-RO"/>
              </w:rPr>
            </w:pPr>
            <w:r>
              <w:rPr>
                <w:noProof/>
                <w:lang w:val="ro-RO"/>
              </w:rPr>
              <w:t>01.10</w:t>
            </w:r>
            <w:r w:rsidR="00B477AB" w:rsidRPr="007D2FFF">
              <w:rPr>
                <w:noProof/>
                <w:lang w:val="ro-RO"/>
              </w:rPr>
              <w:t>.2010</w:t>
            </w:r>
          </w:p>
        </w:tc>
        <w:tc>
          <w:tcPr>
            <w:tcW w:w="6000" w:type="dxa"/>
            <w:tcBorders>
              <w:left w:val="single" w:sz="6" w:space="0" w:color="auto"/>
            </w:tcBorders>
            <w:shd w:val="clear" w:color="auto" w:fill="auto"/>
          </w:tcPr>
          <w:p w:rsidR="00F134A5" w:rsidRPr="007D2FFF" w:rsidRDefault="00F134A5" w:rsidP="00D13F89">
            <w:pPr>
              <w:rPr>
                <w:noProof/>
                <w:lang w:val="ro-RO"/>
              </w:rPr>
            </w:pPr>
            <w:r w:rsidRPr="007D2FFF">
              <w:rPr>
                <w:noProof/>
                <w:lang w:val="ro-RO"/>
              </w:rPr>
              <w:t xml:space="preserve">Creat de:  </w:t>
            </w:r>
            <w:r w:rsidR="00B477AB" w:rsidRPr="007D2FFF">
              <w:rPr>
                <w:noProof/>
                <w:lang w:val="ro-RO"/>
              </w:rPr>
              <w:t xml:space="preserve">Elena Caciula, Radu </w:t>
            </w:r>
            <w:r w:rsidR="00D13F89">
              <w:rPr>
                <w:noProof/>
                <w:lang w:val="ro-RO"/>
              </w:rPr>
              <w:t>Cazacu</w:t>
            </w:r>
            <w:r w:rsidR="00A2172D" w:rsidRPr="007D2FFF">
              <w:rPr>
                <w:noProof/>
                <w:lang w:val="ro-RO"/>
              </w:rPr>
              <w:fldChar w:fldCharType="begin"/>
            </w:r>
            <w:r w:rsidRPr="007D2FFF">
              <w:rPr>
                <w:noProof/>
                <w:lang w:val="ro-RO"/>
              </w:rPr>
              <w:instrText xml:space="preserve"> MERGEFIELD Title1 </w:instrText>
            </w:r>
            <w:r w:rsidR="00A2172D" w:rsidRPr="007D2FFF">
              <w:rPr>
                <w:noProof/>
                <w:lang w:val="ro-RO"/>
              </w:rPr>
              <w:fldChar w:fldCharType="end"/>
            </w:r>
          </w:p>
        </w:tc>
        <w:tc>
          <w:tcPr>
            <w:tcW w:w="2250" w:type="dxa"/>
            <w:tcBorders>
              <w:left w:val="single" w:sz="6" w:space="0" w:color="auto"/>
            </w:tcBorders>
          </w:tcPr>
          <w:p w:rsidR="00F134A5" w:rsidRPr="007D2FFF" w:rsidRDefault="00F134A5" w:rsidP="002D00A3">
            <w:pPr>
              <w:rPr>
                <w:noProof/>
                <w:lang w:val="ro-RO"/>
              </w:rPr>
            </w:pPr>
            <w:r w:rsidRPr="007D2FFF">
              <w:rPr>
                <w:noProof/>
                <w:lang w:val="ro-RO"/>
              </w:rPr>
              <w:t>1.0</w:t>
            </w:r>
          </w:p>
        </w:tc>
      </w:tr>
      <w:tr w:rsidR="00F134A5" w:rsidRPr="007D2FFF">
        <w:trPr>
          <w:cantSplit/>
        </w:trPr>
        <w:tc>
          <w:tcPr>
            <w:tcW w:w="1560" w:type="dxa"/>
            <w:tcBorders>
              <w:top w:val="single" w:sz="6" w:space="0" w:color="auto"/>
              <w:left w:val="single" w:sz="6" w:space="0" w:color="auto"/>
              <w:bottom w:val="single" w:sz="6" w:space="0" w:color="auto"/>
              <w:right w:val="single" w:sz="6" w:space="0" w:color="auto"/>
            </w:tcBorders>
            <w:shd w:val="clear" w:color="auto" w:fill="auto"/>
          </w:tcPr>
          <w:p w:rsidR="00F134A5" w:rsidRPr="007D2FFF" w:rsidRDefault="00C32888" w:rsidP="00124EB6">
            <w:pPr>
              <w:rPr>
                <w:noProof/>
                <w:lang w:val="ro-RO"/>
              </w:rPr>
            </w:pPr>
            <w:r>
              <w:rPr>
                <w:noProof/>
                <w:lang w:val="ro-RO"/>
              </w:rPr>
              <w:t>19.10.2010</w:t>
            </w:r>
          </w:p>
        </w:tc>
        <w:tc>
          <w:tcPr>
            <w:tcW w:w="6000" w:type="dxa"/>
            <w:tcBorders>
              <w:left w:val="single" w:sz="6" w:space="0" w:color="auto"/>
            </w:tcBorders>
            <w:shd w:val="clear" w:color="auto" w:fill="auto"/>
          </w:tcPr>
          <w:p w:rsidR="00F134A5" w:rsidRPr="007D2FFF" w:rsidRDefault="00F134A5" w:rsidP="00B477AB">
            <w:pPr>
              <w:rPr>
                <w:noProof/>
                <w:lang w:val="ro-RO"/>
              </w:rPr>
            </w:pPr>
            <w:r w:rsidRPr="007D2FFF">
              <w:rPr>
                <w:noProof/>
                <w:lang w:val="ro-RO"/>
              </w:rPr>
              <w:t xml:space="preserve">Modificat de: </w:t>
            </w:r>
            <w:r w:rsidR="00C32888">
              <w:rPr>
                <w:noProof/>
                <w:lang w:val="ro-RO"/>
              </w:rPr>
              <w:t>Radu Cazacu</w:t>
            </w:r>
          </w:p>
        </w:tc>
        <w:tc>
          <w:tcPr>
            <w:tcW w:w="2250" w:type="dxa"/>
            <w:tcBorders>
              <w:left w:val="single" w:sz="6" w:space="0" w:color="auto"/>
            </w:tcBorders>
          </w:tcPr>
          <w:p w:rsidR="00F134A5" w:rsidRPr="007D2FFF" w:rsidRDefault="00F134A5" w:rsidP="002D00A3">
            <w:pPr>
              <w:rPr>
                <w:noProof/>
                <w:lang w:val="ro-RO"/>
              </w:rPr>
            </w:pPr>
            <w:r w:rsidRPr="007D2FFF">
              <w:rPr>
                <w:noProof/>
                <w:lang w:val="ro-RO"/>
              </w:rPr>
              <w:t>2.0</w:t>
            </w:r>
          </w:p>
        </w:tc>
      </w:tr>
      <w:tr w:rsidR="00BF1F26" w:rsidRPr="007D2FFF">
        <w:trPr>
          <w:cantSplit/>
        </w:trPr>
        <w:tc>
          <w:tcPr>
            <w:tcW w:w="1560" w:type="dxa"/>
            <w:tcBorders>
              <w:top w:val="single" w:sz="6" w:space="0" w:color="auto"/>
              <w:left w:val="single" w:sz="6" w:space="0" w:color="auto"/>
              <w:bottom w:val="single" w:sz="6" w:space="0" w:color="auto"/>
              <w:right w:val="single" w:sz="6" w:space="0" w:color="auto"/>
            </w:tcBorders>
            <w:shd w:val="clear" w:color="auto" w:fill="auto"/>
          </w:tcPr>
          <w:p w:rsidR="00BF1F26" w:rsidRPr="007D2FFF" w:rsidRDefault="00BF1F26" w:rsidP="00124EB6">
            <w:pPr>
              <w:rPr>
                <w:noProof/>
                <w:lang w:val="ro-RO"/>
              </w:rPr>
            </w:pPr>
          </w:p>
        </w:tc>
        <w:tc>
          <w:tcPr>
            <w:tcW w:w="6000" w:type="dxa"/>
            <w:tcBorders>
              <w:left w:val="single" w:sz="6" w:space="0" w:color="auto"/>
            </w:tcBorders>
            <w:shd w:val="clear" w:color="auto" w:fill="auto"/>
          </w:tcPr>
          <w:p w:rsidR="00BF1F26" w:rsidRPr="007D2FFF" w:rsidRDefault="00BF1F26" w:rsidP="00DC0593">
            <w:pPr>
              <w:rPr>
                <w:noProof/>
                <w:lang w:val="ro-RO"/>
              </w:rPr>
            </w:pPr>
          </w:p>
        </w:tc>
        <w:tc>
          <w:tcPr>
            <w:tcW w:w="2250" w:type="dxa"/>
            <w:tcBorders>
              <w:left w:val="single" w:sz="6" w:space="0" w:color="auto"/>
            </w:tcBorders>
          </w:tcPr>
          <w:p w:rsidR="00BF1F26" w:rsidRPr="007D2FFF" w:rsidRDefault="00BF1F26" w:rsidP="002D00A3">
            <w:pPr>
              <w:rPr>
                <w:noProof/>
                <w:lang w:val="ro-RO"/>
              </w:rPr>
            </w:pPr>
          </w:p>
        </w:tc>
      </w:tr>
    </w:tbl>
    <w:p w:rsidR="003978B4" w:rsidRPr="007D2FFF" w:rsidRDefault="003978B4" w:rsidP="003978B4">
      <w:pPr>
        <w:rPr>
          <w:noProof/>
          <w:lang w:val="ro-RO"/>
        </w:rPr>
      </w:pPr>
    </w:p>
    <w:p w:rsidR="003978B4" w:rsidRPr="007D2FFF" w:rsidRDefault="003978B4" w:rsidP="003978B4">
      <w:pPr>
        <w:rPr>
          <w:noProof/>
          <w:lang w:val="ro-RO"/>
        </w:rPr>
      </w:pPr>
    </w:p>
    <w:p w:rsidR="001573B2" w:rsidRDefault="003978B4">
      <w:pPr>
        <w:pStyle w:val="TOC1"/>
        <w:rPr>
          <w:rFonts w:asciiTheme="minorHAnsi" w:eastAsiaTheme="minorEastAsia" w:hAnsiTheme="minorHAnsi" w:cstheme="minorBidi"/>
          <w:b w:val="0"/>
          <w:bCs w:val="0"/>
          <w:caps w:val="0"/>
          <w:noProof/>
          <w:sz w:val="22"/>
          <w:szCs w:val="22"/>
          <w:lang w:val="ro-RO" w:eastAsia="ro-RO"/>
        </w:rPr>
      </w:pPr>
      <w:r w:rsidRPr="007D2FFF">
        <w:rPr>
          <w:noProof/>
          <w:lang w:val="ro-RO"/>
        </w:rPr>
        <w:br w:type="page"/>
      </w:r>
      <w:r w:rsidR="00761F61" w:rsidRPr="007D2FFF">
        <w:rPr>
          <w:noProof/>
          <w:lang w:val="ro-RO"/>
        </w:rPr>
        <w:lastRenderedPageBreak/>
        <w:t>CUPRINS</w:t>
      </w:r>
      <w:r w:rsidR="00A2172D" w:rsidRPr="007D2FFF">
        <w:rPr>
          <w:noProof/>
          <w:lang w:val="ro-RO"/>
        </w:rPr>
        <w:fldChar w:fldCharType="begin"/>
      </w:r>
      <w:r w:rsidR="00043D78" w:rsidRPr="007D2FFF">
        <w:rPr>
          <w:noProof/>
          <w:lang w:val="ro-RO"/>
        </w:rPr>
        <w:instrText xml:space="preserve"> TOC \o "1-4" \h \z \u </w:instrText>
      </w:r>
      <w:r w:rsidR="00A2172D" w:rsidRPr="007D2FFF">
        <w:rPr>
          <w:noProof/>
          <w:lang w:val="ro-RO"/>
        </w:rPr>
        <w:fldChar w:fldCharType="separate"/>
      </w:r>
      <w:hyperlink w:anchor="_Toc275250453" w:history="1">
        <w:r w:rsidR="001573B2" w:rsidRPr="000E05A6">
          <w:rPr>
            <w:rStyle w:val="Hyperlink"/>
            <w:noProof/>
            <w:lang w:val="ro-RO"/>
          </w:rPr>
          <w:t>Analiza cerinte de implementare Dynamics CRM</w:t>
        </w:r>
        <w:r w:rsidR="001573B2">
          <w:rPr>
            <w:noProof/>
            <w:webHidden/>
          </w:rPr>
          <w:tab/>
        </w:r>
        <w:r w:rsidR="00A2172D">
          <w:rPr>
            <w:noProof/>
            <w:webHidden/>
          </w:rPr>
          <w:fldChar w:fldCharType="begin"/>
        </w:r>
        <w:r w:rsidR="001573B2">
          <w:rPr>
            <w:noProof/>
            <w:webHidden/>
          </w:rPr>
          <w:instrText xml:space="preserve"> PAGEREF _Toc275250453 \h </w:instrText>
        </w:r>
        <w:r w:rsidR="00A2172D">
          <w:rPr>
            <w:noProof/>
            <w:webHidden/>
          </w:rPr>
        </w:r>
        <w:r w:rsidR="00A2172D">
          <w:rPr>
            <w:noProof/>
            <w:webHidden/>
          </w:rPr>
          <w:fldChar w:fldCharType="separate"/>
        </w:r>
        <w:r w:rsidR="001573B2">
          <w:rPr>
            <w:noProof/>
            <w:webHidden/>
          </w:rPr>
          <w:t>1</w:t>
        </w:r>
        <w:r w:rsidR="00A2172D">
          <w:rPr>
            <w:noProof/>
            <w:webHidden/>
          </w:rPr>
          <w:fldChar w:fldCharType="end"/>
        </w:r>
      </w:hyperlink>
    </w:p>
    <w:p w:rsidR="001573B2" w:rsidRDefault="00A2172D">
      <w:pPr>
        <w:pStyle w:val="TOC1"/>
        <w:tabs>
          <w:tab w:val="left" w:pos="600"/>
        </w:tabs>
        <w:rPr>
          <w:rFonts w:asciiTheme="minorHAnsi" w:eastAsiaTheme="minorEastAsia" w:hAnsiTheme="minorHAnsi" w:cstheme="minorBidi"/>
          <w:b w:val="0"/>
          <w:bCs w:val="0"/>
          <w:caps w:val="0"/>
          <w:noProof/>
          <w:sz w:val="22"/>
          <w:szCs w:val="22"/>
          <w:lang w:val="ro-RO" w:eastAsia="ro-RO"/>
        </w:rPr>
      </w:pPr>
      <w:hyperlink w:anchor="_Toc275250454" w:history="1">
        <w:r w:rsidR="001573B2" w:rsidRPr="000E05A6">
          <w:rPr>
            <w:rStyle w:val="Hyperlink"/>
            <w:noProof/>
            <w:lang w:val="ro-RO"/>
          </w:rPr>
          <w:t>1</w:t>
        </w:r>
        <w:r w:rsidR="001573B2">
          <w:rPr>
            <w:rFonts w:asciiTheme="minorHAnsi" w:eastAsiaTheme="minorEastAsia" w:hAnsiTheme="minorHAnsi" w:cstheme="minorBidi"/>
            <w:b w:val="0"/>
            <w:bCs w:val="0"/>
            <w:caps w:val="0"/>
            <w:noProof/>
            <w:sz w:val="22"/>
            <w:szCs w:val="22"/>
            <w:lang w:val="ro-RO" w:eastAsia="ro-RO"/>
          </w:rPr>
          <w:tab/>
        </w:r>
        <w:r w:rsidR="001573B2" w:rsidRPr="000E05A6">
          <w:rPr>
            <w:rStyle w:val="Hyperlink"/>
            <w:noProof/>
            <w:lang w:val="ro-RO"/>
          </w:rPr>
          <w:t>Rezumatul documentului</w:t>
        </w:r>
        <w:r w:rsidR="001573B2">
          <w:rPr>
            <w:noProof/>
            <w:webHidden/>
          </w:rPr>
          <w:tab/>
        </w:r>
        <w:r>
          <w:rPr>
            <w:noProof/>
            <w:webHidden/>
          </w:rPr>
          <w:fldChar w:fldCharType="begin"/>
        </w:r>
        <w:r w:rsidR="001573B2">
          <w:rPr>
            <w:noProof/>
            <w:webHidden/>
          </w:rPr>
          <w:instrText xml:space="preserve"> PAGEREF _Toc275250454 \h </w:instrText>
        </w:r>
        <w:r>
          <w:rPr>
            <w:noProof/>
            <w:webHidden/>
          </w:rPr>
        </w:r>
        <w:r>
          <w:rPr>
            <w:noProof/>
            <w:webHidden/>
          </w:rPr>
          <w:fldChar w:fldCharType="separate"/>
        </w:r>
        <w:r w:rsidR="001573B2">
          <w:rPr>
            <w:noProof/>
            <w:webHidden/>
          </w:rPr>
          <w:t>5</w:t>
        </w:r>
        <w:r>
          <w:rPr>
            <w:noProof/>
            <w:webHidden/>
          </w:rPr>
          <w:fldChar w:fldCharType="end"/>
        </w:r>
      </w:hyperlink>
    </w:p>
    <w:p w:rsidR="001573B2" w:rsidRDefault="00A2172D">
      <w:pPr>
        <w:pStyle w:val="TOC2"/>
        <w:tabs>
          <w:tab w:val="left" w:pos="880"/>
          <w:tab w:val="right" w:leader="dot" w:pos="9557"/>
        </w:tabs>
        <w:rPr>
          <w:rFonts w:asciiTheme="minorHAnsi" w:eastAsiaTheme="minorEastAsia" w:hAnsiTheme="minorHAnsi" w:cstheme="minorBidi"/>
          <w:smallCaps w:val="0"/>
          <w:noProof/>
          <w:sz w:val="22"/>
          <w:szCs w:val="22"/>
          <w:lang w:val="ro-RO" w:eastAsia="ro-RO"/>
        </w:rPr>
      </w:pPr>
      <w:hyperlink w:anchor="_Toc275250455" w:history="1">
        <w:r w:rsidR="001573B2" w:rsidRPr="000E05A6">
          <w:rPr>
            <w:rStyle w:val="Hyperlink"/>
            <w:noProof/>
            <w:lang w:val="ro-RO"/>
          </w:rPr>
          <w:t>1.1</w:t>
        </w:r>
        <w:r w:rsidR="001573B2">
          <w:rPr>
            <w:rFonts w:asciiTheme="minorHAnsi" w:eastAsiaTheme="minorEastAsia" w:hAnsiTheme="minorHAnsi" w:cstheme="minorBidi"/>
            <w:smallCaps w:val="0"/>
            <w:noProof/>
            <w:sz w:val="22"/>
            <w:szCs w:val="22"/>
            <w:lang w:val="ro-RO" w:eastAsia="ro-RO"/>
          </w:rPr>
          <w:tab/>
        </w:r>
        <w:r w:rsidR="001573B2" w:rsidRPr="000E05A6">
          <w:rPr>
            <w:rStyle w:val="Hyperlink"/>
            <w:noProof/>
            <w:lang w:val="ro-RO"/>
          </w:rPr>
          <w:t>Situatia curenta a Boromir</w:t>
        </w:r>
        <w:r w:rsidR="001573B2">
          <w:rPr>
            <w:noProof/>
            <w:webHidden/>
          </w:rPr>
          <w:tab/>
        </w:r>
        <w:r>
          <w:rPr>
            <w:noProof/>
            <w:webHidden/>
          </w:rPr>
          <w:fldChar w:fldCharType="begin"/>
        </w:r>
        <w:r w:rsidR="001573B2">
          <w:rPr>
            <w:noProof/>
            <w:webHidden/>
          </w:rPr>
          <w:instrText xml:space="preserve"> PAGEREF _Toc275250455 \h </w:instrText>
        </w:r>
        <w:r>
          <w:rPr>
            <w:noProof/>
            <w:webHidden/>
          </w:rPr>
        </w:r>
        <w:r>
          <w:rPr>
            <w:noProof/>
            <w:webHidden/>
          </w:rPr>
          <w:fldChar w:fldCharType="separate"/>
        </w:r>
        <w:r w:rsidR="001573B2">
          <w:rPr>
            <w:noProof/>
            <w:webHidden/>
          </w:rPr>
          <w:t>5</w:t>
        </w:r>
        <w:r>
          <w:rPr>
            <w:noProof/>
            <w:webHidden/>
          </w:rPr>
          <w:fldChar w:fldCharType="end"/>
        </w:r>
      </w:hyperlink>
    </w:p>
    <w:p w:rsidR="001573B2" w:rsidRDefault="00A2172D">
      <w:pPr>
        <w:pStyle w:val="TOC3"/>
        <w:tabs>
          <w:tab w:val="left" w:pos="1100"/>
        </w:tabs>
        <w:rPr>
          <w:rFonts w:asciiTheme="minorHAnsi" w:eastAsiaTheme="minorEastAsia" w:hAnsiTheme="minorHAnsi" w:cstheme="minorBidi"/>
          <w:i w:val="0"/>
          <w:iCs w:val="0"/>
          <w:noProof/>
          <w:sz w:val="22"/>
          <w:szCs w:val="22"/>
          <w:lang w:val="ro-RO" w:eastAsia="ro-RO"/>
        </w:rPr>
      </w:pPr>
      <w:hyperlink w:anchor="_Toc275250456" w:history="1">
        <w:r w:rsidR="001573B2" w:rsidRPr="000E05A6">
          <w:rPr>
            <w:rStyle w:val="Hyperlink"/>
            <w:noProof/>
          </w:rPr>
          <w:t>1.1.1</w:t>
        </w:r>
        <w:r w:rsidR="001573B2">
          <w:rPr>
            <w:rFonts w:asciiTheme="minorHAnsi" w:eastAsiaTheme="minorEastAsia" w:hAnsiTheme="minorHAnsi" w:cstheme="minorBidi"/>
            <w:i w:val="0"/>
            <w:iCs w:val="0"/>
            <w:noProof/>
            <w:sz w:val="22"/>
            <w:szCs w:val="22"/>
            <w:lang w:val="ro-RO" w:eastAsia="ro-RO"/>
          </w:rPr>
          <w:tab/>
        </w:r>
        <w:r w:rsidR="001573B2" w:rsidRPr="000E05A6">
          <w:rPr>
            <w:rStyle w:val="Hyperlink"/>
            <w:noProof/>
          </w:rPr>
          <w:t>iScala</w:t>
        </w:r>
        <w:r w:rsidR="001573B2">
          <w:rPr>
            <w:noProof/>
            <w:webHidden/>
          </w:rPr>
          <w:tab/>
        </w:r>
        <w:r>
          <w:rPr>
            <w:noProof/>
            <w:webHidden/>
          </w:rPr>
          <w:fldChar w:fldCharType="begin"/>
        </w:r>
        <w:r w:rsidR="001573B2">
          <w:rPr>
            <w:noProof/>
            <w:webHidden/>
          </w:rPr>
          <w:instrText xml:space="preserve"> PAGEREF _Toc275250456 \h </w:instrText>
        </w:r>
        <w:r>
          <w:rPr>
            <w:noProof/>
            <w:webHidden/>
          </w:rPr>
        </w:r>
        <w:r>
          <w:rPr>
            <w:noProof/>
            <w:webHidden/>
          </w:rPr>
          <w:fldChar w:fldCharType="separate"/>
        </w:r>
        <w:r w:rsidR="001573B2">
          <w:rPr>
            <w:noProof/>
            <w:webHidden/>
          </w:rPr>
          <w:t>5</w:t>
        </w:r>
        <w:r>
          <w:rPr>
            <w:noProof/>
            <w:webHidden/>
          </w:rPr>
          <w:fldChar w:fldCharType="end"/>
        </w:r>
      </w:hyperlink>
    </w:p>
    <w:p w:rsidR="001573B2" w:rsidRDefault="00A2172D">
      <w:pPr>
        <w:pStyle w:val="TOC3"/>
        <w:tabs>
          <w:tab w:val="left" w:pos="1100"/>
        </w:tabs>
        <w:rPr>
          <w:rFonts w:asciiTheme="minorHAnsi" w:eastAsiaTheme="minorEastAsia" w:hAnsiTheme="minorHAnsi" w:cstheme="minorBidi"/>
          <w:i w:val="0"/>
          <w:iCs w:val="0"/>
          <w:noProof/>
          <w:sz w:val="22"/>
          <w:szCs w:val="22"/>
          <w:lang w:val="ro-RO" w:eastAsia="ro-RO"/>
        </w:rPr>
      </w:pPr>
      <w:hyperlink w:anchor="_Toc275250457" w:history="1">
        <w:r w:rsidR="001573B2" w:rsidRPr="000E05A6">
          <w:rPr>
            <w:rStyle w:val="Hyperlink"/>
            <w:noProof/>
          </w:rPr>
          <w:t>1.1.2</w:t>
        </w:r>
        <w:r w:rsidR="001573B2">
          <w:rPr>
            <w:rFonts w:asciiTheme="minorHAnsi" w:eastAsiaTheme="minorEastAsia" w:hAnsiTheme="minorHAnsi" w:cstheme="minorBidi"/>
            <w:i w:val="0"/>
            <w:iCs w:val="0"/>
            <w:noProof/>
            <w:sz w:val="22"/>
            <w:szCs w:val="22"/>
            <w:lang w:val="ro-RO" w:eastAsia="ro-RO"/>
          </w:rPr>
          <w:tab/>
        </w:r>
        <w:r w:rsidR="001573B2" w:rsidRPr="000E05A6">
          <w:rPr>
            <w:rStyle w:val="Hyperlink"/>
            <w:noProof/>
          </w:rPr>
          <w:t>EMA (Sales Force Automation)</w:t>
        </w:r>
        <w:r w:rsidR="001573B2">
          <w:rPr>
            <w:noProof/>
            <w:webHidden/>
          </w:rPr>
          <w:tab/>
        </w:r>
        <w:r>
          <w:rPr>
            <w:noProof/>
            <w:webHidden/>
          </w:rPr>
          <w:fldChar w:fldCharType="begin"/>
        </w:r>
        <w:r w:rsidR="001573B2">
          <w:rPr>
            <w:noProof/>
            <w:webHidden/>
          </w:rPr>
          <w:instrText xml:space="preserve"> PAGEREF _Toc275250457 \h </w:instrText>
        </w:r>
        <w:r>
          <w:rPr>
            <w:noProof/>
            <w:webHidden/>
          </w:rPr>
        </w:r>
        <w:r>
          <w:rPr>
            <w:noProof/>
            <w:webHidden/>
          </w:rPr>
          <w:fldChar w:fldCharType="separate"/>
        </w:r>
        <w:r w:rsidR="001573B2">
          <w:rPr>
            <w:noProof/>
            <w:webHidden/>
          </w:rPr>
          <w:t>5</w:t>
        </w:r>
        <w:r>
          <w:rPr>
            <w:noProof/>
            <w:webHidden/>
          </w:rPr>
          <w:fldChar w:fldCharType="end"/>
        </w:r>
      </w:hyperlink>
    </w:p>
    <w:p w:rsidR="001573B2" w:rsidRDefault="00A2172D">
      <w:pPr>
        <w:pStyle w:val="TOC3"/>
        <w:tabs>
          <w:tab w:val="left" w:pos="1100"/>
        </w:tabs>
        <w:rPr>
          <w:rFonts w:asciiTheme="minorHAnsi" w:eastAsiaTheme="minorEastAsia" w:hAnsiTheme="minorHAnsi" w:cstheme="minorBidi"/>
          <w:i w:val="0"/>
          <w:iCs w:val="0"/>
          <w:noProof/>
          <w:sz w:val="22"/>
          <w:szCs w:val="22"/>
          <w:lang w:val="ro-RO" w:eastAsia="ro-RO"/>
        </w:rPr>
      </w:pPr>
      <w:hyperlink w:anchor="_Toc275250458" w:history="1">
        <w:r w:rsidR="001573B2" w:rsidRPr="000E05A6">
          <w:rPr>
            <w:rStyle w:val="Hyperlink"/>
            <w:noProof/>
          </w:rPr>
          <w:t>1.1.3</w:t>
        </w:r>
        <w:r w:rsidR="001573B2">
          <w:rPr>
            <w:rFonts w:asciiTheme="minorHAnsi" w:eastAsiaTheme="minorEastAsia" w:hAnsiTheme="minorHAnsi" w:cstheme="minorBidi"/>
            <w:i w:val="0"/>
            <w:iCs w:val="0"/>
            <w:noProof/>
            <w:sz w:val="22"/>
            <w:szCs w:val="22"/>
            <w:lang w:val="ro-RO" w:eastAsia="ro-RO"/>
          </w:rPr>
          <w:tab/>
        </w:r>
        <w:r w:rsidR="001573B2" w:rsidRPr="000E05A6">
          <w:rPr>
            <w:rStyle w:val="Hyperlink"/>
            <w:noProof/>
          </w:rPr>
          <w:t>Qlik View (sistemul de raportare pentru Top Management)</w:t>
        </w:r>
        <w:r w:rsidR="001573B2">
          <w:rPr>
            <w:noProof/>
            <w:webHidden/>
          </w:rPr>
          <w:tab/>
        </w:r>
        <w:r>
          <w:rPr>
            <w:noProof/>
            <w:webHidden/>
          </w:rPr>
          <w:fldChar w:fldCharType="begin"/>
        </w:r>
        <w:r w:rsidR="001573B2">
          <w:rPr>
            <w:noProof/>
            <w:webHidden/>
          </w:rPr>
          <w:instrText xml:space="preserve"> PAGEREF _Toc275250458 \h </w:instrText>
        </w:r>
        <w:r>
          <w:rPr>
            <w:noProof/>
            <w:webHidden/>
          </w:rPr>
        </w:r>
        <w:r>
          <w:rPr>
            <w:noProof/>
            <w:webHidden/>
          </w:rPr>
          <w:fldChar w:fldCharType="separate"/>
        </w:r>
        <w:r w:rsidR="001573B2">
          <w:rPr>
            <w:noProof/>
            <w:webHidden/>
          </w:rPr>
          <w:t>5</w:t>
        </w:r>
        <w:r>
          <w:rPr>
            <w:noProof/>
            <w:webHidden/>
          </w:rPr>
          <w:fldChar w:fldCharType="end"/>
        </w:r>
      </w:hyperlink>
    </w:p>
    <w:p w:rsidR="001573B2" w:rsidRDefault="00A2172D">
      <w:pPr>
        <w:pStyle w:val="TOC2"/>
        <w:tabs>
          <w:tab w:val="left" w:pos="880"/>
          <w:tab w:val="right" w:leader="dot" w:pos="9557"/>
        </w:tabs>
        <w:rPr>
          <w:rFonts w:asciiTheme="minorHAnsi" w:eastAsiaTheme="minorEastAsia" w:hAnsiTheme="minorHAnsi" w:cstheme="minorBidi"/>
          <w:smallCaps w:val="0"/>
          <w:noProof/>
          <w:sz w:val="22"/>
          <w:szCs w:val="22"/>
          <w:lang w:val="ro-RO" w:eastAsia="ro-RO"/>
        </w:rPr>
      </w:pPr>
      <w:hyperlink w:anchor="_Toc275250459" w:history="1">
        <w:r w:rsidR="001573B2" w:rsidRPr="000E05A6">
          <w:rPr>
            <w:rStyle w:val="Hyperlink"/>
            <w:noProof/>
            <w:lang w:val="ro-RO"/>
          </w:rPr>
          <w:t>1.2</w:t>
        </w:r>
        <w:r w:rsidR="001573B2">
          <w:rPr>
            <w:rFonts w:asciiTheme="minorHAnsi" w:eastAsiaTheme="minorEastAsia" w:hAnsiTheme="minorHAnsi" w:cstheme="minorBidi"/>
            <w:smallCaps w:val="0"/>
            <w:noProof/>
            <w:sz w:val="22"/>
            <w:szCs w:val="22"/>
            <w:lang w:val="ro-RO" w:eastAsia="ro-RO"/>
          </w:rPr>
          <w:tab/>
        </w:r>
        <w:r w:rsidR="001573B2" w:rsidRPr="000E05A6">
          <w:rPr>
            <w:rStyle w:val="Hyperlink"/>
            <w:noProof/>
            <w:lang w:val="ro-RO"/>
          </w:rPr>
          <w:t>De ce CRM? Scopul proiectului</w:t>
        </w:r>
        <w:r w:rsidR="001573B2">
          <w:rPr>
            <w:noProof/>
            <w:webHidden/>
          </w:rPr>
          <w:tab/>
        </w:r>
        <w:r>
          <w:rPr>
            <w:noProof/>
            <w:webHidden/>
          </w:rPr>
          <w:fldChar w:fldCharType="begin"/>
        </w:r>
        <w:r w:rsidR="001573B2">
          <w:rPr>
            <w:noProof/>
            <w:webHidden/>
          </w:rPr>
          <w:instrText xml:space="preserve"> PAGEREF _Toc275250459 \h </w:instrText>
        </w:r>
        <w:r>
          <w:rPr>
            <w:noProof/>
            <w:webHidden/>
          </w:rPr>
        </w:r>
        <w:r>
          <w:rPr>
            <w:noProof/>
            <w:webHidden/>
          </w:rPr>
          <w:fldChar w:fldCharType="separate"/>
        </w:r>
        <w:r w:rsidR="001573B2">
          <w:rPr>
            <w:noProof/>
            <w:webHidden/>
          </w:rPr>
          <w:t>6</w:t>
        </w:r>
        <w:r>
          <w:rPr>
            <w:noProof/>
            <w:webHidden/>
          </w:rPr>
          <w:fldChar w:fldCharType="end"/>
        </w:r>
      </w:hyperlink>
    </w:p>
    <w:p w:rsidR="001573B2" w:rsidRDefault="00A2172D">
      <w:pPr>
        <w:pStyle w:val="TOC2"/>
        <w:tabs>
          <w:tab w:val="left" w:pos="880"/>
          <w:tab w:val="right" w:leader="dot" w:pos="9557"/>
        </w:tabs>
        <w:rPr>
          <w:rFonts w:asciiTheme="minorHAnsi" w:eastAsiaTheme="minorEastAsia" w:hAnsiTheme="minorHAnsi" w:cstheme="minorBidi"/>
          <w:smallCaps w:val="0"/>
          <w:noProof/>
          <w:sz w:val="22"/>
          <w:szCs w:val="22"/>
          <w:lang w:val="ro-RO" w:eastAsia="ro-RO"/>
        </w:rPr>
      </w:pPr>
      <w:hyperlink w:anchor="_Toc275250460" w:history="1">
        <w:r w:rsidR="001573B2" w:rsidRPr="000E05A6">
          <w:rPr>
            <w:rStyle w:val="Hyperlink"/>
            <w:noProof/>
            <w:lang w:val="ro-RO"/>
          </w:rPr>
          <w:t>1.3</w:t>
        </w:r>
        <w:r w:rsidR="001573B2">
          <w:rPr>
            <w:rFonts w:asciiTheme="minorHAnsi" w:eastAsiaTheme="minorEastAsia" w:hAnsiTheme="minorHAnsi" w:cstheme="minorBidi"/>
            <w:smallCaps w:val="0"/>
            <w:noProof/>
            <w:sz w:val="22"/>
            <w:szCs w:val="22"/>
            <w:lang w:val="ro-RO" w:eastAsia="ro-RO"/>
          </w:rPr>
          <w:tab/>
        </w:r>
        <w:r w:rsidR="001573B2" w:rsidRPr="000E05A6">
          <w:rPr>
            <w:rStyle w:val="Hyperlink"/>
            <w:noProof/>
            <w:lang w:val="ro-RO"/>
          </w:rPr>
          <w:t>Sistemul Dynamics CRM pentru Boromir</w:t>
        </w:r>
        <w:r w:rsidR="001573B2">
          <w:rPr>
            <w:noProof/>
            <w:webHidden/>
          </w:rPr>
          <w:tab/>
        </w:r>
        <w:r>
          <w:rPr>
            <w:noProof/>
            <w:webHidden/>
          </w:rPr>
          <w:fldChar w:fldCharType="begin"/>
        </w:r>
        <w:r w:rsidR="001573B2">
          <w:rPr>
            <w:noProof/>
            <w:webHidden/>
          </w:rPr>
          <w:instrText xml:space="preserve"> PAGEREF _Toc275250460 \h </w:instrText>
        </w:r>
        <w:r>
          <w:rPr>
            <w:noProof/>
            <w:webHidden/>
          </w:rPr>
        </w:r>
        <w:r>
          <w:rPr>
            <w:noProof/>
            <w:webHidden/>
          </w:rPr>
          <w:fldChar w:fldCharType="separate"/>
        </w:r>
        <w:r w:rsidR="001573B2">
          <w:rPr>
            <w:noProof/>
            <w:webHidden/>
          </w:rPr>
          <w:t>7</w:t>
        </w:r>
        <w:r>
          <w:rPr>
            <w:noProof/>
            <w:webHidden/>
          </w:rPr>
          <w:fldChar w:fldCharType="end"/>
        </w:r>
      </w:hyperlink>
    </w:p>
    <w:p w:rsidR="001573B2" w:rsidRDefault="00A2172D">
      <w:pPr>
        <w:pStyle w:val="TOC2"/>
        <w:tabs>
          <w:tab w:val="left" w:pos="880"/>
          <w:tab w:val="right" w:leader="dot" w:pos="9557"/>
        </w:tabs>
        <w:rPr>
          <w:rFonts w:asciiTheme="minorHAnsi" w:eastAsiaTheme="minorEastAsia" w:hAnsiTheme="minorHAnsi" w:cstheme="minorBidi"/>
          <w:smallCaps w:val="0"/>
          <w:noProof/>
          <w:sz w:val="22"/>
          <w:szCs w:val="22"/>
          <w:lang w:val="ro-RO" w:eastAsia="ro-RO"/>
        </w:rPr>
      </w:pPr>
      <w:hyperlink w:anchor="_Toc275250461" w:history="1">
        <w:r w:rsidR="001573B2" w:rsidRPr="000E05A6">
          <w:rPr>
            <w:rStyle w:val="Hyperlink"/>
            <w:noProof/>
            <w:lang w:val="ro-RO"/>
          </w:rPr>
          <w:t>1.4</w:t>
        </w:r>
        <w:r w:rsidR="001573B2">
          <w:rPr>
            <w:rFonts w:asciiTheme="minorHAnsi" w:eastAsiaTheme="minorEastAsia" w:hAnsiTheme="minorHAnsi" w:cstheme="minorBidi"/>
            <w:smallCaps w:val="0"/>
            <w:noProof/>
            <w:sz w:val="22"/>
            <w:szCs w:val="22"/>
            <w:lang w:val="ro-RO" w:eastAsia="ro-RO"/>
          </w:rPr>
          <w:tab/>
        </w:r>
        <w:r w:rsidR="001573B2" w:rsidRPr="000E05A6">
          <w:rPr>
            <w:rStyle w:val="Hyperlink"/>
            <w:noProof/>
            <w:lang w:val="ro-RO"/>
          </w:rPr>
          <w:t>Beneficii</w:t>
        </w:r>
        <w:r w:rsidR="001573B2">
          <w:rPr>
            <w:noProof/>
            <w:webHidden/>
          </w:rPr>
          <w:tab/>
        </w:r>
        <w:r>
          <w:rPr>
            <w:noProof/>
            <w:webHidden/>
          </w:rPr>
          <w:fldChar w:fldCharType="begin"/>
        </w:r>
        <w:r w:rsidR="001573B2">
          <w:rPr>
            <w:noProof/>
            <w:webHidden/>
          </w:rPr>
          <w:instrText xml:space="preserve"> PAGEREF _Toc275250461 \h </w:instrText>
        </w:r>
        <w:r>
          <w:rPr>
            <w:noProof/>
            <w:webHidden/>
          </w:rPr>
        </w:r>
        <w:r>
          <w:rPr>
            <w:noProof/>
            <w:webHidden/>
          </w:rPr>
          <w:fldChar w:fldCharType="separate"/>
        </w:r>
        <w:r w:rsidR="001573B2">
          <w:rPr>
            <w:noProof/>
            <w:webHidden/>
          </w:rPr>
          <w:t>7</w:t>
        </w:r>
        <w:r>
          <w:rPr>
            <w:noProof/>
            <w:webHidden/>
          </w:rPr>
          <w:fldChar w:fldCharType="end"/>
        </w:r>
      </w:hyperlink>
    </w:p>
    <w:p w:rsidR="001573B2" w:rsidRDefault="00A2172D">
      <w:pPr>
        <w:pStyle w:val="TOC3"/>
        <w:tabs>
          <w:tab w:val="left" w:pos="1100"/>
        </w:tabs>
        <w:rPr>
          <w:rFonts w:asciiTheme="minorHAnsi" w:eastAsiaTheme="minorEastAsia" w:hAnsiTheme="minorHAnsi" w:cstheme="minorBidi"/>
          <w:i w:val="0"/>
          <w:iCs w:val="0"/>
          <w:noProof/>
          <w:sz w:val="22"/>
          <w:szCs w:val="22"/>
          <w:lang w:val="ro-RO" w:eastAsia="ro-RO"/>
        </w:rPr>
      </w:pPr>
      <w:hyperlink w:anchor="_Toc275250462" w:history="1">
        <w:r w:rsidR="001573B2" w:rsidRPr="000E05A6">
          <w:rPr>
            <w:rStyle w:val="Hyperlink"/>
            <w:noProof/>
          </w:rPr>
          <w:t>1.4.1</w:t>
        </w:r>
        <w:r w:rsidR="001573B2">
          <w:rPr>
            <w:rFonts w:asciiTheme="minorHAnsi" w:eastAsiaTheme="minorEastAsia" w:hAnsiTheme="minorHAnsi" w:cstheme="minorBidi"/>
            <w:i w:val="0"/>
            <w:iCs w:val="0"/>
            <w:noProof/>
            <w:sz w:val="22"/>
            <w:szCs w:val="22"/>
            <w:lang w:val="ro-RO" w:eastAsia="ro-RO"/>
          </w:rPr>
          <w:tab/>
        </w:r>
        <w:r w:rsidR="001573B2" w:rsidRPr="000E05A6">
          <w:rPr>
            <w:rStyle w:val="Hyperlink"/>
            <w:noProof/>
          </w:rPr>
          <w:t>Unificarea datelor</w:t>
        </w:r>
        <w:r w:rsidR="001573B2">
          <w:rPr>
            <w:noProof/>
            <w:webHidden/>
          </w:rPr>
          <w:tab/>
        </w:r>
        <w:r>
          <w:rPr>
            <w:noProof/>
            <w:webHidden/>
          </w:rPr>
          <w:fldChar w:fldCharType="begin"/>
        </w:r>
        <w:r w:rsidR="001573B2">
          <w:rPr>
            <w:noProof/>
            <w:webHidden/>
          </w:rPr>
          <w:instrText xml:space="preserve"> PAGEREF _Toc275250462 \h </w:instrText>
        </w:r>
        <w:r>
          <w:rPr>
            <w:noProof/>
            <w:webHidden/>
          </w:rPr>
        </w:r>
        <w:r>
          <w:rPr>
            <w:noProof/>
            <w:webHidden/>
          </w:rPr>
          <w:fldChar w:fldCharType="separate"/>
        </w:r>
        <w:r w:rsidR="001573B2">
          <w:rPr>
            <w:noProof/>
            <w:webHidden/>
          </w:rPr>
          <w:t>7</w:t>
        </w:r>
        <w:r>
          <w:rPr>
            <w:noProof/>
            <w:webHidden/>
          </w:rPr>
          <w:fldChar w:fldCharType="end"/>
        </w:r>
      </w:hyperlink>
    </w:p>
    <w:p w:rsidR="001573B2" w:rsidRDefault="00A2172D">
      <w:pPr>
        <w:pStyle w:val="TOC3"/>
        <w:tabs>
          <w:tab w:val="left" w:pos="1100"/>
        </w:tabs>
        <w:rPr>
          <w:rFonts w:asciiTheme="minorHAnsi" w:eastAsiaTheme="minorEastAsia" w:hAnsiTheme="minorHAnsi" w:cstheme="minorBidi"/>
          <w:i w:val="0"/>
          <w:iCs w:val="0"/>
          <w:noProof/>
          <w:sz w:val="22"/>
          <w:szCs w:val="22"/>
          <w:lang w:val="ro-RO" w:eastAsia="ro-RO"/>
        </w:rPr>
      </w:pPr>
      <w:hyperlink w:anchor="_Toc275250463" w:history="1">
        <w:r w:rsidR="001573B2" w:rsidRPr="000E05A6">
          <w:rPr>
            <w:rStyle w:val="Hyperlink"/>
            <w:noProof/>
          </w:rPr>
          <w:t>1.4.2</w:t>
        </w:r>
        <w:r w:rsidR="001573B2">
          <w:rPr>
            <w:rFonts w:asciiTheme="minorHAnsi" w:eastAsiaTheme="minorEastAsia" w:hAnsiTheme="minorHAnsi" w:cstheme="minorBidi"/>
            <w:i w:val="0"/>
            <w:iCs w:val="0"/>
            <w:noProof/>
            <w:sz w:val="22"/>
            <w:szCs w:val="22"/>
            <w:lang w:val="ro-RO" w:eastAsia="ro-RO"/>
          </w:rPr>
          <w:tab/>
        </w:r>
        <w:r w:rsidR="001573B2" w:rsidRPr="000E05A6">
          <w:rPr>
            <w:rStyle w:val="Hyperlink"/>
            <w:noProof/>
          </w:rPr>
          <w:t>Mediu de lucru si raportare unitar pentru ASM si KAM</w:t>
        </w:r>
        <w:r w:rsidR="001573B2">
          <w:rPr>
            <w:noProof/>
            <w:webHidden/>
          </w:rPr>
          <w:tab/>
        </w:r>
        <w:r>
          <w:rPr>
            <w:noProof/>
            <w:webHidden/>
          </w:rPr>
          <w:fldChar w:fldCharType="begin"/>
        </w:r>
        <w:r w:rsidR="001573B2">
          <w:rPr>
            <w:noProof/>
            <w:webHidden/>
          </w:rPr>
          <w:instrText xml:space="preserve"> PAGEREF _Toc275250463 \h </w:instrText>
        </w:r>
        <w:r>
          <w:rPr>
            <w:noProof/>
            <w:webHidden/>
          </w:rPr>
        </w:r>
        <w:r>
          <w:rPr>
            <w:noProof/>
            <w:webHidden/>
          </w:rPr>
          <w:fldChar w:fldCharType="separate"/>
        </w:r>
        <w:r w:rsidR="001573B2">
          <w:rPr>
            <w:noProof/>
            <w:webHidden/>
          </w:rPr>
          <w:t>8</w:t>
        </w:r>
        <w:r>
          <w:rPr>
            <w:noProof/>
            <w:webHidden/>
          </w:rPr>
          <w:fldChar w:fldCharType="end"/>
        </w:r>
      </w:hyperlink>
    </w:p>
    <w:p w:rsidR="001573B2" w:rsidRDefault="00A2172D">
      <w:pPr>
        <w:pStyle w:val="TOC3"/>
        <w:tabs>
          <w:tab w:val="left" w:pos="1100"/>
        </w:tabs>
        <w:rPr>
          <w:rFonts w:asciiTheme="minorHAnsi" w:eastAsiaTheme="minorEastAsia" w:hAnsiTheme="minorHAnsi" w:cstheme="minorBidi"/>
          <w:i w:val="0"/>
          <w:iCs w:val="0"/>
          <w:noProof/>
          <w:sz w:val="22"/>
          <w:szCs w:val="22"/>
          <w:lang w:val="ro-RO" w:eastAsia="ro-RO"/>
        </w:rPr>
      </w:pPr>
      <w:hyperlink w:anchor="_Toc275250464" w:history="1">
        <w:r w:rsidR="001573B2" w:rsidRPr="000E05A6">
          <w:rPr>
            <w:rStyle w:val="Hyperlink"/>
            <w:noProof/>
          </w:rPr>
          <w:t>1.4.3</w:t>
        </w:r>
        <w:r w:rsidR="001573B2">
          <w:rPr>
            <w:rFonts w:asciiTheme="minorHAnsi" w:eastAsiaTheme="minorEastAsia" w:hAnsiTheme="minorHAnsi" w:cstheme="minorBidi"/>
            <w:i w:val="0"/>
            <w:iCs w:val="0"/>
            <w:noProof/>
            <w:sz w:val="22"/>
            <w:szCs w:val="22"/>
            <w:lang w:val="ro-RO" w:eastAsia="ro-RO"/>
          </w:rPr>
          <w:tab/>
        </w:r>
        <w:r w:rsidR="001573B2" w:rsidRPr="000E05A6">
          <w:rPr>
            <w:rStyle w:val="Hyperlink"/>
            <w:noProof/>
          </w:rPr>
          <w:t>Circulatia corecta si structurata a informatiei in cadrul departamentului de vanzari</w:t>
        </w:r>
        <w:r w:rsidR="001573B2">
          <w:rPr>
            <w:noProof/>
            <w:webHidden/>
          </w:rPr>
          <w:tab/>
        </w:r>
        <w:r>
          <w:rPr>
            <w:noProof/>
            <w:webHidden/>
          </w:rPr>
          <w:fldChar w:fldCharType="begin"/>
        </w:r>
        <w:r w:rsidR="001573B2">
          <w:rPr>
            <w:noProof/>
            <w:webHidden/>
          </w:rPr>
          <w:instrText xml:space="preserve"> PAGEREF _Toc275250464 \h </w:instrText>
        </w:r>
        <w:r>
          <w:rPr>
            <w:noProof/>
            <w:webHidden/>
          </w:rPr>
        </w:r>
        <w:r>
          <w:rPr>
            <w:noProof/>
            <w:webHidden/>
          </w:rPr>
          <w:fldChar w:fldCharType="separate"/>
        </w:r>
        <w:r w:rsidR="001573B2">
          <w:rPr>
            <w:noProof/>
            <w:webHidden/>
          </w:rPr>
          <w:t>8</w:t>
        </w:r>
        <w:r>
          <w:rPr>
            <w:noProof/>
            <w:webHidden/>
          </w:rPr>
          <w:fldChar w:fldCharType="end"/>
        </w:r>
      </w:hyperlink>
    </w:p>
    <w:p w:rsidR="001573B2" w:rsidRDefault="00A2172D">
      <w:pPr>
        <w:pStyle w:val="TOC3"/>
        <w:tabs>
          <w:tab w:val="left" w:pos="1100"/>
        </w:tabs>
        <w:rPr>
          <w:rFonts w:asciiTheme="minorHAnsi" w:eastAsiaTheme="minorEastAsia" w:hAnsiTheme="minorHAnsi" w:cstheme="minorBidi"/>
          <w:i w:val="0"/>
          <w:iCs w:val="0"/>
          <w:noProof/>
          <w:sz w:val="22"/>
          <w:szCs w:val="22"/>
          <w:lang w:val="ro-RO" w:eastAsia="ro-RO"/>
        </w:rPr>
      </w:pPr>
      <w:hyperlink w:anchor="_Toc275250465" w:history="1">
        <w:r w:rsidR="001573B2" w:rsidRPr="000E05A6">
          <w:rPr>
            <w:rStyle w:val="Hyperlink"/>
            <w:noProof/>
          </w:rPr>
          <w:t>1.4.4</w:t>
        </w:r>
        <w:r w:rsidR="001573B2">
          <w:rPr>
            <w:rFonts w:asciiTheme="minorHAnsi" w:eastAsiaTheme="minorEastAsia" w:hAnsiTheme="minorHAnsi" w:cstheme="minorBidi"/>
            <w:i w:val="0"/>
            <w:iCs w:val="0"/>
            <w:noProof/>
            <w:sz w:val="22"/>
            <w:szCs w:val="22"/>
            <w:lang w:val="ro-RO" w:eastAsia="ro-RO"/>
          </w:rPr>
          <w:tab/>
        </w:r>
        <w:r w:rsidR="001573B2" w:rsidRPr="000E05A6">
          <w:rPr>
            <w:rStyle w:val="Hyperlink"/>
            <w:noProof/>
          </w:rPr>
          <w:t>Crearea unui istoric al activitatii de vanzare</w:t>
        </w:r>
        <w:r w:rsidR="001573B2">
          <w:rPr>
            <w:noProof/>
            <w:webHidden/>
          </w:rPr>
          <w:tab/>
        </w:r>
        <w:r>
          <w:rPr>
            <w:noProof/>
            <w:webHidden/>
          </w:rPr>
          <w:fldChar w:fldCharType="begin"/>
        </w:r>
        <w:r w:rsidR="001573B2">
          <w:rPr>
            <w:noProof/>
            <w:webHidden/>
          </w:rPr>
          <w:instrText xml:space="preserve"> PAGEREF _Toc275250465 \h </w:instrText>
        </w:r>
        <w:r>
          <w:rPr>
            <w:noProof/>
            <w:webHidden/>
          </w:rPr>
        </w:r>
        <w:r>
          <w:rPr>
            <w:noProof/>
            <w:webHidden/>
          </w:rPr>
          <w:fldChar w:fldCharType="separate"/>
        </w:r>
        <w:r w:rsidR="001573B2">
          <w:rPr>
            <w:noProof/>
            <w:webHidden/>
          </w:rPr>
          <w:t>8</w:t>
        </w:r>
        <w:r>
          <w:rPr>
            <w:noProof/>
            <w:webHidden/>
          </w:rPr>
          <w:fldChar w:fldCharType="end"/>
        </w:r>
      </w:hyperlink>
    </w:p>
    <w:p w:rsidR="001573B2" w:rsidRDefault="00A2172D">
      <w:pPr>
        <w:pStyle w:val="TOC3"/>
        <w:tabs>
          <w:tab w:val="left" w:pos="1100"/>
        </w:tabs>
        <w:rPr>
          <w:rFonts w:asciiTheme="minorHAnsi" w:eastAsiaTheme="minorEastAsia" w:hAnsiTheme="minorHAnsi" w:cstheme="minorBidi"/>
          <w:i w:val="0"/>
          <w:iCs w:val="0"/>
          <w:noProof/>
          <w:sz w:val="22"/>
          <w:szCs w:val="22"/>
          <w:lang w:val="ro-RO" w:eastAsia="ro-RO"/>
        </w:rPr>
      </w:pPr>
      <w:hyperlink w:anchor="_Toc275250466" w:history="1">
        <w:r w:rsidR="001573B2" w:rsidRPr="000E05A6">
          <w:rPr>
            <w:rStyle w:val="Hyperlink"/>
            <w:noProof/>
          </w:rPr>
          <w:t>1.4.5</w:t>
        </w:r>
        <w:r w:rsidR="001573B2">
          <w:rPr>
            <w:rFonts w:asciiTheme="minorHAnsi" w:eastAsiaTheme="minorEastAsia" w:hAnsiTheme="minorHAnsi" w:cstheme="minorBidi"/>
            <w:i w:val="0"/>
            <w:iCs w:val="0"/>
            <w:noProof/>
            <w:sz w:val="22"/>
            <w:szCs w:val="22"/>
            <w:lang w:val="ro-RO" w:eastAsia="ro-RO"/>
          </w:rPr>
          <w:tab/>
        </w:r>
        <w:r w:rsidR="001573B2" w:rsidRPr="000E05A6">
          <w:rPr>
            <w:rStyle w:val="Hyperlink"/>
            <w:noProof/>
          </w:rPr>
          <w:t>Evaluarea corecta a procesului de vanzare si analiza pana la nivel de client al distribuitorului</w:t>
        </w:r>
        <w:r w:rsidR="001573B2">
          <w:rPr>
            <w:noProof/>
            <w:webHidden/>
          </w:rPr>
          <w:tab/>
        </w:r>
        <w:r>
          <w:rPr>
            <w:noProof/>
            <w:webHidden/>
          </w:rPr>
          <w:fldChar w:fldCharType="begin"/>
        </w:r>
        <w:r w:rsidR="001573B2">
          <w:rPr>
            <w:noProof/>
            <w:webHidden/>
          </w:rPr>
          <w:instrText xml:space="preserve"> PAGEREF _Toc275250466 \h </w:instrText>
        </w:r>
        <w:r>
          <w:rPr>
            <w:noProof/>
            <w:webHidden/>
          </w:rPr>
        </w:r>
        <w:r>
          <w:rPr>
            <w:noProof/>
            <w:webHidden/>
          </w:rPr>
          <w:fldChar w:fldCharType="separate"/>
        </w:r>
        <w:r w:rsidR="001573B2">
          <w:rPr>
            <w:noProof/>
            <w:webHidden/>
          </w:rPr>
          <w:t>8</w:t>
        </w:r>
        <w:r>
          <w:rPr>
            <w:noProof/>
            <w:webHidden/>
          </w:rPr>
          <w:fldChar w:fldCharType="end"/>
        </w:r>
      </w:hyperlink>
    </w:p>
    <w:p w:rsidR="001573B2" w:rsidRDefault="00A2172D">
      <w:pPr>
        <w:pStyle w:val="TOC3"/>
        <w:tabs>
          <w:tab w:val="left" w:pos="1100"/>
        </w:tabs>
        <w:rPr>
          <w:rFonts w:asciiTheme="minorHAnsi" w:eastAsiaTheme="minorEastAsia" w:hAnsiTheme="minorHAnsi" w:cstheme="minorBidi"/>
          <w:i w:val="0"/>
          <w:iCs w:val="0"/>
          <w:noProof/>
          <w:sz w:val="22"/>
          <w:szCs w:val="22"/>
          <w:lang w:val="ro-RO" w:eastAsia="ro-RO"/>
        </w:rPr>
      </w:pPr>
      <w:hyperlink w:anchor="_Toc275250467" w:history="1">
        <w:r w:rsidR="001573B2" w:rsidRPr="000E05A6">
          <w:rPr>
            <w:rStyle w:val="Hyperlink"/>
            <w:noProof/>
          </w:rPr>
          <w:t>1.4.6</w:t>
        </w:r>
        <w:r w:rsidR="001573B2">
          <w:rPr>
            <w:rFonts w:asciiTheme="minorHAnsi" w:eastAsiaTheme="minorEastAsia" w:hAnsiTheme="minorHAnsi" w:cstheme="minorBidi"/>
            <w:i w:val="0"/>
            <w:iCs w:val="0"/>
            <w:noProof/>
            <w:sz w:val="22"/>
            <w:szCs w:val="22"/>
            <w:lang w:val="ro-RO" w:eastAsia="ro-RO"/>
          </w:rPr>
          <w:tab/>
        </w:r>
        <w:r w:rsidR="001573B2" w:rsidRPr="000E05A6">
          <w:rPr>
            <w:rStyle w:val="Hyperlink"/>
            <w:noProof/>
          </w:rPr>
          <w:t>Adaptarea rapida la schimbarile din piata</w:t>
        </w:r>
        <w:r w:rsidR="001573B2">
          <w:rPr>
            <w:noProof/>
            <w:webHidden/>
          </w:rPr>
          <w:tab/>
        </w:r>
        <w:r>
          <w:rPr>
            <w:noProof/>
            <w:webHidden/>
          </w:rPr>
          <w:fldChar w:fldCharType="begin"/>
        </w:r>
        <w:r w:rsidR="001573B2">
          <w:rPr>
            <w:noProof/>
            <w:webHidden/>
          </w:rPr>
          <w:instrText xml:space="preserve"> PAGEREF _Toc275250467 \h </w:instrText>
        </w:r>
        <w:r>
          <w:rPr>
            <w:noProof/>
            <w:webHidden/>
          </w:rPr>
        </w:r>
        <w:r>
          <w:rPr>
            <w:noProof/>
            <w:webHidden/>
          </w:rPr>
          <w:fldChar w:fldCharType="separate"/>
        </w:r>
        <w:r w:rsidR="001573B2">
          <w:rPr>
            <w:noProof/>
            <w:webHidden/>
          </w:rPr>
          <w:t>8</w:t>
        </w:r>
        <w:r>
          <w:rPr>
            <w:noProof/>
            <w:webHidden/>
          </w:rPr>
          <w:fldChar w:fldCharType="end"/>
        </w:r>
      </w:hyperlink>
    </w:p>
    <w:p w:rsidR="001573B2" w:rsidRDefault="00A2172D">
      <w:pPr>
        <w:pStyle w:val="TOC3"/>
        <w:tabs>
          <w:tab w:val="left" w:pos="1100"/>
        </w:tabs>
        <w:rPr>
          <w:rFonts w:asciiTheme="minorHAnsi" w:eastAsiaTheme="minorEastAsia" w:hAnsiTheme="minorHAnsi" w:cstheme="minorBidi"/>
          <w:i w:val="0"/>
          <w:iCs w:val="0"/>
          <w:noProof/>
          <w:sz w:val="22"/>
          <w:szCs w:val="22"/>
          <w:lang w:val="ro-RO" w:eastAsia="ro-RO"/>
        </w:rPr>
      </w:pPr>
      <w:hyperlink w:anchor="_Toc275250468" w:history="1">
        <w:r w:rsidR="001573B2" w:rsidRPr="000E05A6">
          <w:rPr>
            <w:rStyle w:val="Hyperlink"/>
            <w:noProof/>
          </w:rPr>
          <w:t>1.4.7</w:t>
        </w:r>
        <w:r w:rsidR="001573B2">
          <w:rPr>
            <w:rFonts w:asciiTheme="minorHAnsi" w:eastAsiaTheme="minorEastAsia" w:hAnsiTheme="minorHAnsi" w:cstheme="minorBidi"/>
            <w:i w:val="0"/>
            <w:iCs w:val="0"/>
            <w:noProof/>
            <w:sz w:val="22"/>
            <w:szCs w:val="22"/>
            <w:lang w:val="ro-RO" w:eastAsia="ro-RO"/>
          </w:rPr>
          <w:tab/>
        </w:r>
        <w:r w:rsidR="001573B2" w:rsidRPr="000E05A6">
          <w:rPr>
            <w:rStyle w:val="Hyperlink"/>
            <w:noProof/>
          </w:rPr>
          <w:t>Imbunatatirea comunicarii cu clientii directi si clienti ai distribuitorului</w:t>
        </w:r>
        <w:r w:rsidR="001573B2">
          <w:rPr>
            <w:noProof/>
            <w:webHidden/>
          </w:rPr>
          <w:tab/>
        </w:r>
        <w:r>
          <w:rPr>
            <w:noProof/>
            <w:webHidden/>
          </w:rPr>
          <w:fldChar w:fldCharType="begin"/>
        </w:r>
        <w:r w:rsidR="001573B2">
          <w:rPr>
            <w:noProof/>
            <w:webHidden/>
          </w:rPr>
          <w:instrText xml:space="preserve"> PAGEREF _Toc275250468 \h </w:instrText>
        </w:r>
        <w:r>
          <w:rPr>
            <w:noProof/>
            <w:webHidden/>
          </w:rPr>
        </w:r>
        <w:r>
          <w:rPr>
            <w:noProof/>
            <w:webHidden/>
          </w:rPr>
          <w:fldChar w:fldCharType="separate"/>
        </w:r>
        <w:r w:rsidR="001573B2">
          <w:rPr>
            <w:noProof/>
            <w:webHidden/>
          </w:rPr>
          <w:t>8</w:t>
        </w:r>
        <w:r>
          <w:rPr>
            <w:noProof/>
            <w:webHidden/>
          </w:rPr>
          <w:fldChar w:fldCharType="end"/>
        </w:r>
      </w:hyperlink>
    </w:p>
    <w:p w:rsidR="001573B2" w:rsidRDefault="00A2172D">
      <w:pPr>
        <w:pStyle w:val="TOC2"/>
        <w:tabs>
          <w:tab w:val="left" w:pos="880"/>
          <w:tab w:val="right" w:leader="dot" w:pos="9557"/>
        </w:tabs>
        <w:rPr>
          <w:rFonts w:asciiTheme="minorHAnsi" w:eastAsiaTheme="minorEastAsia" w:hAnsiTheme="minorHAnsi" w:cstheme="minorBidi"/>
          <w:smallCaps w:val="0"/>
          <w:noProof/>
          <w:sz w:val="22"/>
          <w:szCs w:val="22"/>
          <w:lang w:val="ro-RO" w:eastAsia="ro-RO"/>
        </w:rPr>
      </w:pPr>
      <w:hyperlink w:anchor="_Toc275250469" w:history="1">
        <w:r w:rsidR="001573B2" w:rsidRPr="000E05A6">
          <w:rPr>
            <w:rStyle w:val="Hyperlink"/>
            <w:noProof/>
            <w:lang w:val="ro-RO"/>
          </w:rPr>
          <w:t>1.5</w:t>
        </w:r>
        <w:r w:rsidR="001573B2">
          <w:rPr>
            <w:rFonts w:asciiTheme="minorHAnsi" w:eastAsiaTheme="minorEastAsia" w:hAnsiTheme="minorHAnsi" w:cstheme="minorBidi"/>
            <w:smallCaps w:val="0"/>
            <w:noProof/>
            <w:sz w:val="22"/>
            <w:szCs w:val="22"/>
            <w:lang w:val="ro-RO" w:eastAsia="ro-RO"/>
          </w:rPr>
          <w:tab/>
        </w:r>
        <w:r w:rsidR="001573B2" w:rsidRPr="000E05A6">
          <w:rPr>
            <w:rStyle w:val="Hyperlink"/>
            <w:noProof/>
            <w:lang w:val="ro-RO"/>
          </w:rPr>
          <w:t>Agenda proiect CRM</w:t>
        </w:r>
        <w:r w:rsidR="001573B2">
          <w:rPr>
            <w:noProof/>
            <w:webHidden/>
          </w:rPr>
          <w:tab/>
        </w:r>
        <w:r>
          <w:rPr>
            <w:noProof/>
            <w:webHidden/>
          </w:rPr>
          <w:fldChar w:fldCharType="begin"/>
        </w:r>
        <w:r w:rsidR="001573B2">
          <w:rPr>
            <w:noProof/>
            <w:webHidden/>
          </w:rPr>
          <w:instrText xml:space="preserve"> PAGEREF _Toc275250469 \h </w:instrText>
        </w:r>
        <w:r>
          <w:rPr>
            <w:noProof/>
            <w:webHidden/>
          </w:rPr>
        </w:r>
        <w:r>
          <w:rPr>
            <w:noProof/>
            <w:webHidden/>
          </w:rPr>
          <w:fldChar w:fldCharType="separate"/>
        </w:r>
        <w:r w:rsidR="001573B2">
          <w:rPr>
            <w:noProof/>
            <w:webHidden/>
          </w:rPr>
          <w:t>8</w:t>
        </w:r>
        <w:r>
          <w:rPr>
            <w:noProof/>
            <w:webHidden/>
          </w:rPr>
          <w:fldChar w:fldCharType="end"/>
        </w:r>
      </w:hyperlink>
    </w:p>
    <w:p w:rsidR="001573B2" w:rsidRDefault="00A2172D">
      <w:pPr>
        <w:pStyle w:val="TOC1"/>
        <w:tabs>
          <w:tab w:val="left" w:pos="600"/>
        </w:tabs>
        <w:rPr>
          <w:rFonts w:asciiTheme="minorHAnsi" w:eastAsiaTheme="minorEastAsia" w:hAnsiTheme="minorHAnsi" w:cstheme="minorBidi"/>
          <w:b w:val="0"/>
          <w:bCs w:val="0"/>
          <w:caps w:val="0"/>
          <w:noProof/>
          <w:sz w:val="22"/>
          <w:szCs w:val="22"/>
          <w:lang w:val="ro-RO" w:eastAsia="ro-RO"/>
        </w:rPr>
      </w:pPr>
      <w:hyperlink w:anchor="_Toc275250470" w:history="1">
        <w:r w:rsidR="001573B2" w:rsidRPr="000E05A6">
          <w:rPr>
            <w:rStyle w:val="Hyperlink"/>
            <w:noProof/>
            <w:lang w:val="ro-RO"/>
          </w:rPr>
          <w:t>2</w:t>
        </w:r>
        <w:r w:rsidR="001573B2">
          <w:rPr>
            <w:rFonts w:asciiTheme="minorHAnsi" w:eastAsiaTheme="minorEastAsia" w:hAnsiTheme="minorHAnsi" w:cstheme="minorBidi"/>
            <w:b w:val="0"/>
            <w:bCs w:val="0"/>
            <w:caps w:val="0"/>
            <w:noProof/>
            <w:sz w:val="22"/>
            <w:szCs w:val="22"/>
            <w:lang w:val="ro-RO" w:eastAsia="ro-RO"/>
          </w:rPr>
          <w:tab/>
        </w:r>
        <w:r w:rsidR="001573B2" w:rsidRPr="000E05A6">
          <w:rPr>
            <w:rStyle w:val="Hyperlink"/>
            <w:noProof/>
            <w:lang w:val="ro-RO"/>
          </w:rPr>
          <w:t>Descrierea proceselor si a structurilor curente</w:t>
        </w:r>
        <w:r w:rsidR="001573B2">
          <w:rPr>
            <w:noProof/>
            <w:webHidden/>
          </w:rPr>
          <w:tab/>
        </w:r>
        <w:r>
          <w:rPr>
            <w:noProof/>
            <w:webHidden/>
          </w:rPr>
          <w:fldChar w:fldCharType="begin"/>
        </w:r>
        <w:r w:rsidR="001573B2">
          <w:rPr>
            <w:noProof/>
            <w:webHidden/>
          </w:rPr>
          <w:instrText xml:space="preserve"> PAGEREF _Toc275250470 \h </w:instrText>
        </w:r>
        <w:r>
          <w:rPr>
            <w:noProof/>
            <w:webHidden/>
          </w:rPr>
        </w:r>
        <w:r>
          <w:rPr>
            <w:noProof/>
            <w:webHidden/>
          </w:rPr>
          <w:fldChar w:fldCharType="separate"/>
        </w:r>
        <w:r w:rsidR="001573B2">
          <w:rPr>
            <w:noProof/>
            <w:webHidden/>
          </w:rPr>
          <w:t>10</w:t>
        </w:r>
        <w:r>
          <w:rPr>
            <w:noProof/>
            <w:webHidden/>
          </w:rPr>
          <w:fldChar w:fldCharType="end"/>
        </w:r>
      </w:hyperlink>
    </w:p>
    <w:p w:rsidR="001573B2" w:rsidRDefault="00A2172D">
      <w:pPr>
        <w:pStyle w:val="TOC2"/>
        <w:tabs>
          <w:tab w:val="left" w:pos="880"/>
          <w:tab w:val="right" w:leader="dot" w:pos="9557"/>
        </w:tabs>
        <w:rPr>
          <w:rFonts w:asciiTheme="minorHAnsi" w:eastAsiaTheme="minorEastAsia" w:hAnsiTheme="minorHAnsi" w:cstheme="minorBidi"/>
          <w:smallCaps w:val="0"/>
          <w:noProof/>
          <w:sz w:val="22"/>
          <w:szCs w:val="22"/>
          <w:lang w:val="ro-RO" w:eastAsia="ro-RO"/>
        </w:rPr>
      </w:pPr>
      <w:hyperlink w:anchor="_Toc275250471" w:history="1">
        <w:r w:rsidR="001573B2" w:rsidRPr="000E05A6">
          <w:rPr>
            <w:rStyle w:val="Hyperlink"/>
            <w:noProof/>
            <w:lang w:val="ro-RO"/>
          </w:rPr>
          <w:t>2.1</w:t>
        </w:r>
        <w:r w:rsidR="001573B2">
          <w:rPr>
            <w:rFonts w:asciiTheme="minorHAnsi" w:eastAsiaTheme="minorEastAsia" w:hAnsiTheme="minorHAnsi" w:cstheme="minorBidi"/>
            <w:smallCaps w:val="0"/>
            <w:noProof/>
            <w:sz w:val="22"/>
            <w:szCs w:val="22"/>
            <w:lang w:val="ro-RO" w:eastAsia="ro-RO"/>
          </w:rPr>
          <w:tab/>
        </w:r>
        <w:r w:rsidR="001573B2" w:rsidRPr="000E05A6">
          <w:rPr>
            <w:rStyle w:val="Hyperlink"/>
            <w:noProof/>
            <w:lang w:val="ro-RO"/>
          </w:rPr>
          <w:t>Structura si ierarhia fortei de vanzari</w:t>
        </w:r>
        <w:r w:rsidR="001573B2">
          <w:rPr>
            <w:noProof/>
            <w:webHidden/>
          </w:rPr>
          <w:tab/>
        </w:r>
        <w:r>
          <w:rPr>
            <w:noProof/>
            <w:webHidden/>
          </w:rPr>
          <w:fldChar w:fldCharType="begin"/>
        </w:r>
        <w:r w:rsidR="001573B2">
          <w:rPr>
            <w:noProof/>
            <w:webHidden/>
          </w:rPr>
          <w:instrText xml:space="preserve"> PAGEREF _Toc275250471 \h </w:instrText>
        </w:r>
        <w:r>
          <w:rPr>
            <w:noProof/>
            <w:webHidden/>
          </w:rPr>
        </w:r>
        <w:r>
          <w:rPr>
            <w:noProof/>
            <w:webHidden/>
          </w:rPr>
          <w:fldChar w:fldCharType="separate"/>
        </w:r>
        <w:r w:rsidR="001573B2">
          <w:rPr>
            <w:noProof/>
            <w:webHidden/>
          </w:rPr>
          <w:t>10</w:t>
        </w:r>
        <w:r>
          <w:rPr>
            <w:noProof/>
            <w:webHidden/>
          </w:rPr>
          <w:fldChar w:fldCharType="end"/>
        </w:r>
      </w:hyperlink>
    </w:p>
    <w:p w:rsidR="001573B2" w:rsidRDefault="00A2172D">
      <w:pPr>
        <w:pStyle w:val="TOC2"/>
        <w:tabs>
          <w:tab w:val="left" w:pos="880"/>
          <w:tab w:val="right" w:leader="dot" w:pos="9557"/>
        </w:tabs>
        <w:rPr>
          <w:rFonts w:asciiTheme="minorHAnsi" w:eastAsiaTheme="minorEastAsia" w:hAnsiTheme="minorHAnsi" w:cstheme="minorBidi"/>
          <w:smallCaps w:val="0"/>
          <w:noProof/>
          <w:sz w:val="22"/>
          <w:szCs w:val="22"/>
          <w:lang w:val="ro-RO" w:eastAsia="ro-RO"/>
        </w:rPr>
      </w:pPr>
      <w:hyperlink w:anchor="_Toc275250472" w:history="1">
        <w:r w:rsidR="001573B2" w:rsidRPr="000E05A6">
          <w:rPr>
            <w:rStyle w:val="Hyperlink"/>
            <w:noProof/>
            <w:lang w:val="ro-RO"/>
          </w:rPr>
          <w:t>2.2</w:t>
        </w:r>
        <w:r w:rsidR="001573B2">
          <w:rPr>
            <w:rFonts w:asciiTheme="minorHAnsi" w:eastAsiaTheme="minorEastAsia" w:hAnsiTheme="minorHAnsi" w:cstheme="minorBidi"/>
            <w:smallCaps w:val="0"/>
            <w:noProof/>
            <w:sz w:val="22"/>
            <w:szCs w:val="22"/>
            <w:lang w:val="ro-RO" w:eastAsia="ro-RO"/>
          </w:rPr>
          <w:tab/>
        </w:r>
        <w:r w:rsidR="001573B2" w:rsidRPr="000E05A6">
          <w:rPr>
            <w:rStyle w:val="Hyperlink"/>
            <w:noProof/>
            <w:lang w:val="ro-RO"/>
          </w:rPr>
          <w:t>Activitatea curenta a ASM-ilor</w:t>
        </w:r>
        <w:r w:rsidR="001573B2">
          <w:rPr>
            <w:noProof/>
            <w:webHidden/>
          </w:rPr>
          <w:tab/>
        </w:r>
        <w:r>
          <w:rPr>
            <w:noProof/>
            <w:webHidden/>
          </w:rPr>
          <w:fldChar w:fldCharType="begin"/>
        </w:r>
        <w:r w:rsidR="001573B2">
          <w:rPr>
            <w:noProof/>
            <w:webHidden/>
          </w:rPr>
          <w:instrText xml:space="preserve"> PAGEREF _Toc275250472 \h </w:instrText>
        </w:r>
        <w:r>
          <w:rPr>
            <w:noProof/>
            <w:webHidden/>
          </w:rPr>
        </w:r>
        <w:r>
          <w:rPr>
            <w:noProof/>
            <w:webHidden/>
          </w:rPr>
          <w:fldChar w:fldCharType="separate"/>
        </w:r>
        <w:r w:rsidR="001573B2">
          <w:rPr>
            <w:noProof/>
            <w:webHidden/>
          </w:rPr>
          <w:t>12</w:t>
        </w:r>
        <w:r>
          <w:rPr>
            <w:noProof/>
            <w:webHidden/>
          </w:rPr>
          <w:fldChar w:fldCharType="end"/>
        </w:r>
      </w:hyperlink>
    </w:p>
    <w:p w:rsidR="001573B2" w:rsidRDefault="00A2172D">
      <w:pPr>
        <w:pStyle w:val="TOC2"/>
        <w:tabs>
          <w:tab w:val="left" w:pos="880"/>
          <w:tab w:val="right" w:leader="dot" w:pos="9557"/>
        </w:tabs>
        <w:rPr>
          <w:rFonts w:asciiTheme="minorHAnsi" w:eastAsiaTheme="minorEastAsia" w:hAnsiTheme="minorHAnsi" w:cstheme="minorBidi"/>
          <w:smallCaps w:val="0"/>
          <w:noProof/>
          <w:sz w:val="22"/>
          <w:szCs w:val="22"/>
          <w:lang w:val="ro-RO" w:eastAsia="ro-RO"/>
        </w:rPr>
      </w:pPr>
      <w:hyperlink w:anchor="_Toc275250473" w:history="1">
        <w:r w:rsidR="001573B2" w:rsidRPr="000E05A6">
          <w:rPr>
            <w:rStyle w:val="Hyperlink"/>
            <w:noProof/>
            <w:lang w:val="ro-RO"/>
          </w:rPr>
          <w:t>2.3</w:t>
        </w:r>
        <w:r w:rsidR="001573B2">
          <w:rPr>
            <w:rFonts w:asciiTheme="minorHAnsi" w:eastAsiaTheme="minorEastAsia" w:hAnsiTheme="minorHAnsi" w:cstheme="minorBidi"/>
            <w:smallCaps w:val="0"/>
            <w:noProof/>
            <w:sz w:val="22"/>
            <w:szCs w:val="22"/>
            <w:lang w:val="ro-RO" w:eastAsia="ro-RO"/>
          </w:rPr>
          <w:tab/>
        </w:r>
        <w:r w:rsidR="001573B2" w:rsidRPr="000E05A6">
          <w:rPr>
            <w:rStyle w:val="Hyperlink"/>
            <w:noProof/>
            <w:lang w:val="ro-RO"/>
          </w:rPr>
          <w:t>Activitatea curenta a Managerilor Regionali</w:t>
        </w:r>
        <w:r w:rsidR="001573B2">
          <w:rPr>
            <w:noProof/>
            <w:webHidden/>
          </w:rPr>
          <w:tab/>
        </w:r>
        <w:r>
          <w:rPr>
            <w:noProof/>
            <w:webHidden/>
          </w:rPr>
          <w:fldChar w:fldCharType="begin"/>
        </w:r>
        <w:r w:rsidR="001573B2">
          <w:rPr>
            <w:noProof/>
            <w:webHidden/>
          </w:rPr>
          <w:instrText xml:space="preserve"> PAGEREF _Toc275250473 \h </w:instrText>
        </w:r>
        <w:r>
          <w:rPr>
            <w:noProof/>
            <w:webHidden/>
          </w:rPr>
        </w:r>
        <w:r>
          <w:rPr>
            <w:noProof/>
            <w:webHidden/>
          </w:rPr>
          <w:fldChar w:fldCharType="separate"/>
        </w:r>
        <w:r w:rsidR="001573B2">
          <w:rPr>
            <w:noProof/>
            <w:webHidden/>
          </w:rPr>
          <w:t>14</w:t>
        </w:r>
        <w:r>
          <w:rPr>
            <w:noProof/>
            <w:webHidden/>
          </w:rPr>
          <w:fldChar w:fldCharType="end"/>
        </w:r>
      </w:hyperlink>
    </w:p>
    <w:p w:rsidR="001573B2" w:rsidRDefault="00A2172D">
      <w:pPr>
        <w:pStyle w:val="TOC2"/>
        <w:tabs>
          <w:tab w:val="left" w:pos="880"/>
          <w:tab w:val="right" w:leader="dot" w:pos="9557"/>
        </w:tabs>
        <w:rPr>
          <w:rFonts w:asciiTheme="minorHAnsi" w:eastAsiaTheme="minorEastAsia" w:hAnsiTheme="minorHAnsi" w:cstheme="minorBidi"/>
          <w:smallCaps w:val="0"/>
          <w:noProof/>
          <w:sz w:val="22"/>
          <w:szCs w:val="22"/>
          <w:lang w:val="ro-RO" w:eastAsia="ro-RO"/>
        </w:rPr>
      </w:pPr>
      <w:hyperlink w:anchor="_Toc275250474" w:history="1">
        <w:r w:rsidR="001573B2" w:rsidRPr="000E05A6">
          <w:rPr>
            <w:rStyle w:val="Hyperlink"/>
            <w:noProof/>
            <w:lang w:val="ro-RO"/>
          </w:rPr>
          <w:t>2.4</w:t>
        </w:r>
        <w:r w:rsidR="001573B2">
          <w:rPr>
            <w:rFonts w:asciiTheme="minorHAnsi" w:eastAsiaTheme="minorEastAsia" w:hAnsiTheme="minorHAnsi" w:cstheme="minorBidi"/>
            <w:smallCaps w:val="0"/>
            <w:noProof/>
            <w:sz w:val="22"/>
            <w:szCs w:val="22"/>
            <w:lang w:val="ro-RO" w:eastAsia="ro-RO"/>
          </w:rPr>
          <w:tab/>
        </w:r>
        <w:r w:rsidR="001573B2" w:rsidRPr="000E05A6">
          <w:rPr>
            <w:rStyle w:val="Hyperlink"/>
            <w:noProof/>
            <w:lang w:val="ro-RO"/>
          </w:rPr>
          <w:t>Activitatea curenta a Key Acccount Manager</w:t>
        </w:r>
        <w:r w:rsidR="001573B2">
          <w:rPr>
            <w:noProof/>
            <w:webHidden/>
          </w:rPr>
          <w:tab/>
        </w:r>
        <w:r>
          <w:rPr>
            <w:noProof/>
            <w:webHidden/>
          </w:rPr>
          <w:fldChar w:fldCharType="begin"/>
        </w:r>
        <w:r w:rsidR="001573B2">
          <w:rPr>
            <w:noProof/>
            <w:webHidden/>
          </w:rPr>
          <w:instrText xml:space="preserve"> PAGEREF _Toc275250474 \h </w:instrText>
        </w:r>
        <w:r>
          <w:rPr>
            <w:noProof/>
            <w:webHidden/>
          </w:rPr>
        </w:r>
        <w:r>
          <w:rPr>
            <w:noProof/>
            <w:webHidden/>
          </w:rPr>
          <w:fldChar w:fldCharType="separate"/>
        </w:r>
        <w:r w:rsidR="001573B2">
          <w:rPr>
            <w:noProof/>
            <w:webHidden/>
          </w:rPr>
          <w:t>14</w:t>
        </w:r>
        <w:r>
          <w:rPr>
            <w:noProof/>
            <w:webHidden/>
          </w:rPr>
          <w:fldChar w:fldCharType="end"/>
        </w:r>
      </w:hyperlink>
    </w:p>
    <w:p w:rsidR="001573B2" w:rsidRDefault="00A2172D">
      <w:pPr>
        <w:pStyle w:val="TOC1"/>
        <w:tabs>
          <w:tab w:val="left" w:pos="600"/>
        </w:tabs>
        <w:rPr>
          <w:rFonts w:asciiTheme="minorHAnsi" w:eastAsiaTheme="minorEastAsia" w:hAnsiTheme="minorHAnsi" w:cstheme="minorBidi"/>
          <w:b w:val="0"/>
          <w:bCs w:val="0"/>
          <w:caps w:val="0"/>
          <w:noProof/>
          <w:sz w:val="22"/>
          <w:szCs w:val="22"/>
          <w:lang w:val="ro-RO" w:eastAsia="ro-RO"/>
        </w:rPr>
      </w:pPr>
      <w:hyperlink w:anchor="_Toc275250475" w:history="1">
        <w:r w:rsidR="001573B2" w:rsidRPr="000E05A6">
          <w:rPr>
            <w:rStyle w:val="Hyperlink"/>
            <w:noProof/>
            <w:lang w:val="ro-RO"/>
          </w:rPr>
          <w:t>3</w:t>
        </w:r>
        <w:r w:rsidR="001573B2">
          <w:rPr>
            <w:rFonts w:asciiTheme="minorHAnsi" w:eastAsiaTheme="minorEastAsia" w:hAnsiTheme="minorHAnsi" w:cstheme="minorBidi"/>
            <w:b w:val="0"/>
            <w:bCs w:val="0"/>
            <w:caps w:val="0"/>
            <w:noProof/>
            <w:sz w:val="22"/>
            <w:szCs w:val="22"/>
            <w:lang w:val="ro-RO" w:eastAsia="ro-RO"/>
          </w:rPr>
          <w:tab/>
        </w:r>
        <w:r w:rsidR="001573B2" w:rsidRPr="000E05A6">
          <w:rPr>
            <w:rStyle w:val="Hyperlink"/>
            <w:noProof/>
            <w:lang w:val="ro-RO"/>
          </w:rPr>
          <w:t>Arhitectura tehnica a sistemului</w:t>
        </w:r>
        <w:r w:rsidR="001573B2">
          <w:rPr>
            <w:noProof/>
            <w:webHidden/>
          </w:rPr>
          <w:tab/>
        </w:r>
        <w:r>
          <w:rPr>
            <w:noProof/>
            <w:webHidden/>
          </w:rPr>
          <w:fldChar w:fldCharType="begin"/>
        </w:r>
        <w:r w:rsidR="001573B2">
          <w:rPr>
            <w:noProof/>
            <w:webHidden/>
          </w:rPr>
          <w:instrText xml:space="preserve"> PAGEREF _Toc275250475 \h </w:instrText>
        </w:r>
        <w:r>
          <w:rPr>
            <w:noProof/>
            <w:webHidden/>
          </w:rPr>
        </w:r>
        <w:r>
          <w:rPr>
            <w:noProof/>
            <w:webHidden/>
          </w:rPr>
          <w:fldChar w:fldCharType="separate"/>
        </w:r>
        <w:r w:rsidR="001573B2">
          <w:rPr>
            <w:noProof/>
            <w:webHidden/>
          </w:rPr>
          <w:t>15</w:t>
        </w:r>
        <w:r>
          <w:rPr>
            <w:noProof/>
            <w:webHidden/>
          </w:rPr>
          <w:fldChar w:fldCharType="end"/>
        </w:r>
      </w:hyperlink>
    </w:p>
    <w:p w:rsidR="001573B2" w:rsidRDefault="00A2172D">
      <w:pPr>
        <w:pStyle w:val="TOC2"/>
        <w:tabs>
          <w:tab w:val="left" w:pos="880"/>
          <w:tab w:val="right" w:leader="dot" w:pos="9557"/>
        </w:tabs>
        <w:rPr>
          <w:rFonts w:asciiTheme="minorHAnsi" w:eastAsiaTheme="minorEastAsia" w:hAnsiTheme="minorHAnsi" w:cstheme="minorBidi"/>
          <w:smallCaps w:val="0"/>
          <w:noProof/>
          <w:sz w:val="22"/>
          <w:szCs w:val="22"/>
          <w:lang w:val="ro-RO" w:eastAsia="ro-RO"/>
        </w:rPr>
      </w:pPr>
      <w:hyperlink w:anchor="_Toc275250476" w:history="1">
        <w:r w:rsidR="001573B2" w:rsidRPr="000E05A6">
          <w:rPr>
            <w:rStyle w:val="Hyperlink"/>
            <w:noProof/>
            <w:lang w:val="ro-RO"/>
          </w:rPr>
          <w:t>3.1</w:t>
        </w:r>
        <w:r w:rsidR="001573B2">
          <w:rPr>
            <w:rFonts w:asciiTheme="minorHAnsi" w:eastAsiaTheme="minorEastAsia" w:hAnsiTheme="minorHAnsi" w:cstheme="minorBidi"/>
            <w:smallCaps w:val="0"/>
            <w:noProof/>
            <w:sz w:val="22"/>
            <w:szCs w:val="22"/>
            <w:lang w:val="ro-RO" w:eastAsia="ro-RO"/>
          </w:rPr>
          <w:tab/>
        </w:r>
        <w:r w:rsidR="001573B2" w:rsidRPr="000E05A6">
          <w:rPr>
            <w:rStyle w:val="Hyperlink"/>
            <w:noProof/>
            <w:lang w:val="ro-RO"/>
          </w:rPr>
          <w:t>Preluare informatiilor din Scala</w:t>
        </w:r>
        <w:r w:rsidR="001573B2">
          <w:rPr>
            <w:noProof/>
            <w:webHidden/>
          </w:rPr>
          <w:tab/>
        </w:r>
        <w:r>
          <w:rPr>
            <w:noProof/>
            <w:webHidden/>
          </w:rPr>
          <w:fldChar w:fldCharType="begin"/>
        </w:r>
        <w:r w:rsidR="001573B2">
          <w:rPr>
            <w:noProof/>
            <w:webHidden/>
          </w:rPr>
          <w:instrText xml:space="preserve"> PAGEREF _Toc275250476 \h </w:instrText>
        </w:r>
        <w:r>
          <w:rPr>
            <w:noProof/>
            <w:webHidden/>
          </w:rPr>
        </w:r>
        <w:r>
          <w:rPr>
            <w:noProof/>
            <w:webHidden/>
          </w:rPr>
          <w:fldChar w:fldCharType="separate"/>
        </w:r>
        <w:r w:rsidR="001573B2">
          <w:rPr>
            <w:noProof/>
            <w:webHidden/>
          </w:rPr>
          <w:t>15</w:t>
        </w:r>
        <w:r>
          <w:rPr>
            <w:noProof/>
            <w:webHidden/>
          </w:rPr>
          <w:fldChar w:fldCharType="end"/>
        </w:r>
      </w:hyperlink>
    </w:p>
    <w:p w:rsidR="001573B2" w:rsidRDefault="00A2172D">
      <w:pPr>
        <w:pStyle w:val="TOC2"/>
        <w:tabs>
          <w:tab w:val="left" w:pos="880"/>
          <w:tab w:val="right" w:leader="dot" w:pos="9557"/>
        </w:tabs>
        <w:rPr>
          <w:rFonts w:asciiTheme="minorHAnsi" w:eastAsiaTheme="minorEastAsia" w:hAnsiTheme="minorHAnsi" w:cstheme="minorBidi"/>
          <w:smallCaps w:val="0"/>
          <w:noProof/>
          <w:sz w:val="22"/>
          <w:szCs w:val="22"/>
          <w:lang w:val="ro-RO" w:eastAsia="ro-RO"/>
        </w:rPr>
      </w:pPr>
      <w:hyperlink w:anchor="_Toc275250477" w:history="1">
        <w:r w:rsidR="001573B2" w:rsidRPr="000E05A6">
          <w:rPr>
            <w:rStyle w:val="Hyperlink"/>
            <w:noProof/>
            <w:lang w:val="ro-RO"/>
          </w:rPr>
          <w:t>3.2</w:t>
        </w:r>
        <w:r w:rsidR="001573B2">
          <w:rPr>
            <w:rFonts w:asciiTheme="minorHAnsi" w:eastAsiaTheme="minorEastAsia" w:hAnsiTheme="minorHAnsi" w:cstheme="minorBidi"/>
            <w:smallCaps w:val="0"/>
            <w:noProof/>
            <w:sz w:val="22"/>
            <w:szCs w:val="22"/>
            <w:lang w:val="ro-RO" w:eastAsia="ro-RO"/>
          </w:rPr>
          <w:tab/>
        </w:r>
        <w:r w:rsidR="001573B2" w:rsidRPr="000E05A6">
          <w:rPr>
            <w:rStyle w:val="Hyperlink"/>
            <w:noProof/>
            <w:lang w:val="ro-RO"/>
          </w:rPr>
          <w:t>Unificarea produselor din companiile Scala in CRM</w:t>
        </w:r>
        <w:r w:rsidR="001573B2">
          <w:rPr>
            <w:noProof/>
            <w:webHidden/>
          </w:rPr>
          <w:tab/>
        </w:r>
        <w:r>
          <w:rPr>
            <w:noProof/>
            <w:webHidden/>
          </w:rPr>
          <w:fldChar w:fldCharType="begin"/>
        </w:r>
        <w:r w:rsidR="001573B2">
          <w:rPr>
            <w:noProof/>
            <w:webHidden/>
          </w:rPr>
          <w:instrText xml:space="preserve"> PAGEREF _Toc275250477 \h </w:instrText>
        </w:r>
        <w:r>
          <w:rPr>
            <w:noProof/>
            <w:webHidden/>
          </w:rPr>
        </w:r>
        <w:r>
          <w:rPr>
            <w:noProof/>
            <w:webHidden/>
          </w:rPr>
          <w:fldChar w:fldCharType="separate"/>
        </w:r>
        <w:r w:rsidR="001573B2">
          <w:rPr>
            <w:noProof/>
            <w:webHidden/>
          </w:rPr>
          <w:t>15</w:t>
        </w:r>
        <w:r>
          <w:rPr>
            <w:noProof/>
            <w:webHidden/>
          </w:rPr>
          <w:fldChar w:fldCharType="end"/>
        </w:r>
      </w:hyperlink>
    </w:p>
    <w:p w:rsidR="001573B2" w:rsidRDefault="00A2172D">
      <w:pPr>
        <w:pStyle w:val="TOC2"/>
        <w:tabs>
          <w:tab w:val="left" w:pos="880"/>
          <w:tab w:val="right" w:leader="dot" w:pos="9557"/>
        </w:tabs>
        <w:rPr>
          <w:rFonts w:asciiTheme="minorHAnsi" w:eastAsiaTheme="minorEastAsia" w:hAnsiTheme="minorHAnsi" w:cstheme="minorBidi"/>
          <w:smallCaps w:val="0"/>
          <w:noProof/>
          <w:sz w:val="22"/>
          <w:szCs w:val="22"/>
          <w:lang w:val="ro-RO" w:eastAsia="ro-RO"/>
        </w:rPr>
      </w:pPr>
      <w:hyperlink w:anchor="_Toc275250478" w:history="1">
        <w:r w:rsidR="001573B2" w:rsidRPr="000E05A6">
          <w:rPr>
            <w:rStyle w:val="Hyperlink"/>
            <w:noProof/>
            <w:lang w:val="ro-RO"/>
          </w:rPr>
          <w:t>3.3</w:t>
        </w:r>
        <w:r w:rsidR="001573B2">
          <w:rPr>
            <w:rFonts w:asciiTheme="minorHAnsi" w:eastAsiaTheme="minorEastAsia" w:hAnsiTheme="minorHAnsi" w:cstheme="minorBidi"/>
            <w:smallCaps w:val="0"/>
            <w:noProof/>
            <w:sz w:val="22"/>
            <w:szCs w:val="22"/>
            <w:lang w:val="ro-RO" w:eastAsia="ro-RO"/>
          </w:rPr>
          <w:tab/>
        </w:r>
        <w:r w:rsidR="001573B2" w:rsidRPr="000E05A6">
          <w:rPr>
            <w:rStyle w:val="Hyperlink"/>
            <w:noProof/>
            <w:lang w:val="ro-RO"/>
          </w:rPr>
          <w:t>Preluarea informatiilor din SFA</w:t>
        </w:r>
        <w:r w:rsidR="001573B2">
          <w:rPr>
            <w:noProof/>
            <w:webHidden/>
          </w:rPr>
          <w:tab/>
        </w:r>
        <w:r>
          <w:rPr>
            <w:noProof/>
            <w:webHidden/>
          </w:rPr>
          <w:fldChar w:fldCharType="begin"/>
        </w:r>
        <w:r w:rsidR="001573B2">
          <w:rPr>
            <w:noProof/>
            <w:webHidden/>
          </w:rPr>
          <w:instrText xml:space="preserve"> PAGEREF _Toc275250478 \h </w:instrText>
        </w:r>
        <w:r>
          <w:rPr>
            <w:noProof/>
            <w:webHidden/>
          </w:rPr>
        </w:r>
        <w:r>
          <w:rPr>
            <w:noProof/>
            <w:webHidden/>
          </w:rPr>
          <w:fldChar w:fldCharType="separate"/>
        </w:r>
        <w:r w:rsidR="001573B2">
          <w:rPr>
            <w:noProof/>
            <w:webHidden/>
          </w:rPr>
          <w:t>16</w:t>
        </w:r>
        <w:r>
          <w:rPr>
            <w:noProof/>
            <w:webHidden/>
          </w:rPr>
          <w:fldChar w:fldCharType="end"/>
        </w:r>
      </w:hyperlink>
    </w:p>
    <w:p w:rsidR="001573B2" w:rsidRDefault="00A2172D">
      <w:pPr>
        <w:pStyle w:val="TOC2"/>
        <w:tabs>
          <w:tab w:val="left" w:pos="880"/>
          <w:tab w:val="right" w:leader="dot" w:pos="9557"/>
        </w:tabs>
        <w:rPr>
          <w:rFonts w:asciiTheme="minorHAnsi" w:eastAsiaTheme="minorEastAsia" w:hAnsiTheme="minorHAnsi" w:cstheme="minorBidi"/>
          <w:smallCaps w:val="0"/>
          <w:noProof/>
          <w:sz w:val="22"/>
          <w:szCs w:val="22"/>
          <w:lang w:val="ro-RO" w:eastAsia="ro-RO"/>
        </w:rPr>
      </w:pPr>
      <w:hyperlink w:anchor="_Toc275250479" w:history="1">
        <w:r w:rsidR="001573B2" w:rsidRPr="000E05A6">
          <w:rPr>
            <w:rStyle w:val="Hyperlink"/>
            <w:noProof/>
            <w:lang w:val="ro-RO"/>
          </w:rPr>
          <w:t>3.4</w:t>
        </w:r>
        <w:r w:rsidR="001573B2">
          <w:rPr>
            <w:rFonts w:asciiTheme="minorHAnsi" w:eastAsiaTheme="minorEastAsia" w:hAnsiTheme="minorHAnsi" w:cstheme="minorBidi"/>
            <w:smallCaps w:val="0"/>
            <w:noProof/>
            <w:sz w:val="22"/>
            <w:szCs w:val="22"/>
            <w:lang w:val="ro-RO" w:eastAsia="ro-RO"/>
          </w:rPr>
          <w:tab/>
        </w:r>
        <w:r w:rsidR="001573B2" w:rsidRPr="000E05A6">
          <w:rPr>
            <w:rStyle w:val="Hyperlink"/>
            <w:noProof/>
            <w:lang w:val="ro-RO"/>
          </w:rPr>
          <w:t>Transfer de informatii din CRM in SFA</w:t>
        </w:r>
        <w:r w:rsidR="001573B2">
          <w:rPr>
            <w:noProof/>
            <w:webHidden/>
          </w:rPr>
          <w:tab/>
        </w:r>
        <w:r>
          <w:rPr>
            <w:noProof/>
            <w:webHidden/>
          </w:rPr>
          <w:fldChar w:fldCharType="begin"/>
        </w:r>
        <w:r w:rsidR="001573B2">
          <w:rPr>
            <w:noProof/>
            <w:webHidden/>
          </w:rPr>
          <w:instrText xml:space="preserve"> PAGEREF _Toc275250479 \h </w:instrText>
        </w:r>
        <w:r>
          <w:rPr>
            <w:noProof/>
            <w:webHidden/>
          </w:rPr>
        </w:r>
        <w:r>
          <w:rPr>
            <w:noProof/>
            <w:webHidden/>
          </w:rPr>
          <w:fldChar w:fldCharType="separate"/>
        </w:r>
        <w:r w:rsidR="001573B2">
          <w:rPr>
            <w:noProof/>
            <w:webHidden/>
          </w:rPr>
          <w:t>17</w:t>
        </w:r>
        <w:r>
          <w:rPr>
            <w:noProof/>
            <w:webHidden/>
          </w:rPr>
          <w:fldChar w:fldCharType="end"/>
        </w:r>
      </w:hyperlink>
    </w:p>
    <w:p w:rsidR="001573B2" w:rsidRDefault="00A2172D">
      <w:pPr>
        <w:pStyle w:val="TOC1"/>
        <w:tabs>
          <w:tab w:val="left" w:pos="600"/>
        </w:tabs>
        <w:rPr>
          <w:rFonts w:asciiTheme="minorHAnsi" w:eastAsiaTheme="minorEastAsia" w:hAnsiTheme="minorHAnsi" w:cstheme="minorBidi"/>
          <w:b w:val="0"/>
          <w:bCs w:val="0"/>
          <w:caps w:val="0"/>
          <w:noProof/>
          <w:sz w:val="22"/>
          <w:szCs w:val="22"/>
          <w:lang w:val="ro-RO" w:eastAsia="ro-RO"/>
        </w:rPr>
      </w:pPr>
      <w:hyperlink w:anchor="_Toc275250480" w:history="1">
        <w:r w:rsidR="001573B2" w:rsidRPr="000E05A6">
          <w:rPr>
            <w:rStyle w:val="Hyperlink"/>
            <w:noProof/>
            <w:lang w:val="ro-RO"/>
          </w:rPr>
          <w:t>4</w:t>
        </w:r>
        <w:r w:rsidR="001573B2">
          <w:rPr>
            <w:rFonts w:asciiTheme="minorHAnsi" w:eastAsiaTheme="minorEastAsia" w:hAnsiTheme="minorHAnsi" w:cstheme="minorBidi"/>
            <w:b w:val="0"/>
            <w:bCs w:val="0"/>
            <w:caps w:val="0"/>
            <w:noProof/>
            <w:sz w:val="22"/>
            <w:szCs w:val="22"/>
            <w:lang w:val="ro-RO" w:eastAsia="ro-RO"/>
          </w:rPr>
          <w:tab/>
        </w:r>
        <w:r w:rsidR="001573B2" w:rsidRPr="000E05A6">
          <w:rPr>
            <w:rStyle w:val="Hyperlink"/>
            <w:noProof/>
            <w:lang w:val="ro-RO"/>
          </w:rPr>
          <w:t>Informatii provenite din iScala</w:t>
        </w:r>
        <w:r w:rsidR="001573B2">
          <w:rPr>
            <w:noProof/>
            <w:webHidden/>
          </w:rPr>
          <w:tab/>
        </w:r>
        <w:r>
          <w:rPr>
            <w:noProof/>
            <w:webHidden/>
          </w:rPr>
          <w:fldChar w:fldCharType="begin"/>
        </w:r>
        <w:r w:rsidR="001573B2">
          <w:rPr>
            <w:noProof/>
            <w:webHidden/>
          </w:rPr>
          <w:instrText xml:space="preserve"> PAGEREF _Toc275250480 \h </w:instrText>
        </w:r>
        <w:r>
          <w:rPr>
            <w:noProof/>
            <w:webHidden/>
          </w:rPr>
        </w:r>
        <w:r>
          <w:rPr>
            <w:noProof/>
            <w:webHidden/>
          </w:rPr>
          <w:fldChar w:fldCharType="separate"/>
        </w:r>
        <w:r w:rsidR="001573B2">
          <w:rPr>
            <w:noProof/>
            <w:webHidden/>
          </w:rPr>
          <w:t>18</w:t>
        </w:r>
        <w:r>
          <w:rPr>
            <w:noProof/>
            <w:webHidden/>
          </w:rPr>
          <w:fldChar w:fldCharType="end"/>
        </w:r>
      </w:hyperlink>
    </w:p>
    <w:p w:rsidR="001573B2" w:rsidRDefault="00A2172D">
      <w:pPr>
        <w:pStyle w:val="TOC2"/>
        <w:tabs>
          <w:tab w:val="left" w:pos="880"/>
          <w:tab w:val="right" w:leader="dot" w:pos="9557"/>
        </w:tabs>
        <w:rPr>
          <w:rFonts w:asciiTheme="minorHAnsi" w:eastAsiaTheme="minorEastAsia" w:hAnsiTheme="minorHAnsi" w:cstheme="minorBidi"/>
          <w:smallCaps w:val="0"/>
          <w:noProof/>
          <w:sz w:val="22"/>
          <w:szCs w:val="22"/>
          <w:lang w:val="ro-RO" w:eastAsia="ro-RO"/>
        </w:rPr>
      </w:pPr>
      <w:hyperlink w:anchor="_Toc275250481" w:history="1">
        <w:r w:rsidR="001573B2" w:rsidRPr="000E05A6">
          <w:rPr>
            <w:rStyle w:val="Hyperlink"/>
            <w:noProof/>
            <w:lang w:val="ro-RO"/>
          </w:rPr>
          <w:t>4.1</w:t>
        </w:r>
        <w:r w:rsidR="001573B2">
          <w:rPr>
            <w:rFonts w:asciiTheme="minorHAnsi" w:eastAsiaTheme="minorEastAsia" w:hAnsiTheme="minorHAnsi" w:cstheme="minorBidi"/>
            <w:smallCaps w:val="0"/>
            <w:noProof/>
            <w:sz w:val="22"/>
            <w:szCs w:val="22"/>
            <w:lang w:val="ro-RO" w:eastAsia="ro-RO"/>
          </w:rPr>
          <w:tab/>
        </w:r>
        <w:r w:rsidR="001573B2" w:rsidRPr="000E05A6">
          <w:rPr>
            <w:rStyle w:val="Hyperlink"/>
            <w:noProof/>
            <w:lang w:val="ro-RO"/>
          </w:rPr>
          <w:t>Considerente generale legate de integrarea datelor iScala – Dynamics CRM</w:t>
        </w:r>
        <w:r w:rsidR="001573B2">
          <w:rPr>
            <w:noProof/>
            <w:webHidden/>
          </w:rPr>
          <w:tab/>
        </w:r>
        <w:r>
          <w:rPr>
            <w:noProof/>
            <w:webHidden/>
          </w:rPr>
          <w:fldChar w:fldCharType="begin"/>
        </w:r>
        <w:r w:rsidR="001573B2">
          <w:rPr>
            <w:noProof/>
            <w:webHidden/>
          </w:rPr>
          <w:instrText xml:space="preserve"> PAGEREF _Toc275250481 \h </w:instrText>
        </w:r>
        <w:r>
          <w:rPr>
            <w:noProof/>
            <w:webHidden/>
          </w:rPr>
        </w:r>
        <w:r>
          <w:rPr>
            <w:noProof/>
            <w:webHidden/>
          </w:rPr>
          <w:fldChar w:fldCharType="separate"/>
        </w:r>
        <w:r w:rsidR="001573B2">
          <w:rPr>
            <w:noProof/>
            <w:webHidden/>
          </w:rPr>
          <w:t>18</w:t>
        </w:r>
        <w:r>
          <w:rPr>
            <w:noProof/>
            <w:webHidden/>
          </w:rPr>
          <w:fldChar w:fldCharType="end"/>
        </w:r>
      </w:hyperlink>
    </w:p>
    <w:p w:rsidR="001573B2" w:rsidRDefault="00A2172D">
      <w:pPr>
        <w:pStyle w:val="TOC2"/>
        <w:tabs>
          <w:tab w:val="left" w:pos="880"/>
          <w:tab w:val="right" w:leader="dot" w:pos="9557"/>
        </w:tabs>
        <w:rPr>
          <w:rFonts w:asciiTheme="minorHAnsi" w:eastAsiaTheme="minorEastAsia" w:hAnsiTheme="minorHAnsi" w:cstheme="minorBidi"/>
          <w:smallCaps w:val="0"/>
          <w:noProof/>
          <w:sz w:val="22"/>
          <w:szCs w:val="22"/>
          <w:lang w:val="ro-RO" w:eastAsia="ro-RO"/>
        </w:rPr>
      </w:pPr>
      <w:hyperlink w:anchor="_Toc275250482" w:history="1">
        <w:r w:rsidR="001573B2" w:rsidRPr="000E05A6">
          <w:rPr>
            <w:rStyle w:val="Hyperlink"/>
            <w:noProof/>
            <w:lang w:val="ro-RO"/>
          </w:rPr>
          <w:t>4.2</w:t>
        </w:r>
        <w:r w:rsidR="001573B2">
          <w:rPr>
            <w:rFonts w:asciiTheme="minorHAnsi" w:eastAsiaTheme="minorEastAsia" w:hAnsiTheme="minorHAnsi" w:cstheme="minorBidi"/>
            <w:smallCaps w:val="0"/>
            <w:noProof/>
            <w:sz w:val="22"/>
            <w:szCs w:val="22"/>
            <w:lang w:val="ro-RO" w:eastAsia="ro-RO"/>
          </w:rPr>
          <w:tab/>
        </w:r>
        <w:r w:rsidR="001573B2" w:rsidRPr="000E05A6">
          <w:rPr>
            <w:rStyle w:val="Hyperlink"/>
            <w:noProof/>
            <w:lang w:val="ro-RO"/>
          </w:rPr>
          <w:t>Agenti Boromir</w:t>
        </w:r>
        <w:r w:rsidR="001573B2">
          <w:rPr>
            <w:noProof/>
            <w:webHidden/>
          </w:rPr>
          <w:tab/>
        </w:r>
        <w:r>
          <w:rPr>
            <w:noProof/>
            <w:webHidden/>
          </w:rPr>
          <w:fldChar w:fldCharType="begin"/>
        </w:r>
        <w:r w:rsidR="001573B2">
          <w:rPr>
            <w:noProof/>
            <w:webHidden/>
          </w:rPr>
          <w:instrText xml:space="preserve"> PAGEREF _Toc275250482 \h </w:instrText>
        </w:r>
        <w:r>
          <w:rPr>
            <w:noProof/>
            <w:webHidden/>
          </w:rPr>
        </w:r>
        <w:r>
          <w:rPr>
            <w:noProof/>
            <w:webHidden/>
          </w:rPr>
          <w:fldChar w:fldCharType="separate"/>
        </w:r>
        <w:r w:rsidR="001573B2">
          <w:rPr>
            <w:noProof/>
            <w:webHidden/>
          </w:rPr>
          <w:t>18</w:t>
        </w:r>
        <w:r>
          <w:rPr>
            <w:noProof/>
            <w:webHidden/>
          </w:rPr>
          <w:fldChar w:fldCharType="end"/>
        </w:r>
      </w:hyperlink>
    </w:p>
    <w:p w:rsidR="001573B2" w:rsidRDefault="00A2172D">
      <w:pPr>
        <w:pStyle w:val="TOC2"/>
        <w:tabs>
          <w:tab w:val="left" w:pos="880"/>
          <w:tab w:val="right" w:leader="dot" w:pos="9557"/>
        </w:tabs>
        <w:rPr>
          <w:rFonts w:asciiTheme="minorHAnsi" w:eastAsiaTheme="minorEastAsia" w:hAnsiTheme="minorHAnsi" w:cstheme="minorBidi"/>
          <w:smallCaps w:val="0"/>
          <w:noProof/>
          <w:sz w:val="22"/>
          <w:szCs w:val="22"/>
          <w:lang w:val="ro-RO" w:eastAsia="ro-RO"/>
        </w:rPr>
      </w:pPr>
      <w:hyperlink w:anchor="_Toc275250483" w:history="1">
        <w:r w:rsidR="001573B2" w:rsidRPr="000E05A6">
          <w:rPr>
            <w:rStyle w:val="Hyperlink"/>
            <w:noProof/>
            <w:lang w:val="ro-RO"/>
          </w:rPr>
          <w:t>4.3</w:t>
        </w:r>
        <w:r w:rsidR="001573B2">
          <w:rPr>
            <w:rFonts w:asciiTheme="minorHAnsi" w:eastAsiaTheme="minorEastAsia" w:hAnsiTheme="minorHAnsi" w:cstheme="minorBidi"/>
            <w:smallCaps w:val="0"/>
            <w:noProof/>
            <w:sz w:val="22"/>
            <w:szCs w:val="22"/>
            <w:lang w:val="ro-RO" w:eastAsia="ro-RO"/>
          </w:rPr>
          <w:tab/>
        </w:r>
        <w:r w:rsidR="001573B2" w:rsidRPr="000E05A6">
          <w:rPr>
            <w:rStyle w:val="Hyperlink"/>
            <w:noProof/>
            <w:lang w:val="ro-RO"/>
          </w:rPr>
          <w:t>Clientii directi</w:t>
        </w:r>
        <w:r w:rsidR="001573B2">
          <w:rPr>
            <w:noProof/>
            <w:webHidden/>
          </w:rPr>
          <w:tab/>
        </w:r>
        <w:r>
          <w:rPr>
            <w:noProof/>
            <w:webHidden/>
          </w:rPr>
          <w:fldChar w:fldCharType="begin"/>
        </w:r>
        <w:r w:rsidR="001573B2">
          <w:rPr>
            <w:noProof/>
            <w:webHidden/>
          </w:rPr>
          <w:instrText xml:space="preserve"> PAGEREF _Toc275250483 \h </w:instrText>
        </w:r>
        <w:r>
          <w:rPr>
            <w:noProof/>
            <w:webHidden/>
          </w:rPr>
        </w:r>
        <w:r>
          <w:rPr>
            <w:noProof/>
            <w:webHidden/>
          </w:rPr>
          <w:fldChar w:fldCharType="separate"/>
        </w:r>
        <w:r w:rsidR="001573B2">
          <w:rPr>
            <w:noProof/>
            <w:webHidden/>
          </w:rPr>
          <w:t>18</w:t>
        </w:r>
        <w:r>
          <w:rPr>
            <w:noProof/>
            <w:webHidden/>
          </w:rPr>
          <w:fldChar w:fldCharType="end"/>
        </w:r>
      </w:hyperlink>
    </w:p>
    <w:p w:rsidR="001573B2" w:rsidRDefault="00A2172D">
      <w:pPr>
        <w:pStyle w:val="TOC2"/>
        <w:tabs>
          <w:tab w:val="left" w:pos="880"/>
          <w:tab w:val="right" w:leader="dot" w:pos="9557"/>
        </w:tabs>
        <w:rPr>
          <w:rFonts w:asciiTheme="minorHAnsi" w:eastAsiaTheme="minorEastAsia" w:hAnsiTheme="minorHAnsi" w:cstheme="minorBidi"/>
          <w:smallCaps w:val="0"/>
          <w:noProof/>
          <w:sz w:val="22"/>
          <w:szCs w:val="22"/>
          <w:lang w:val="ro-RO" w:eastAsia="ro-RO"/>
        </w:rPr>
      </w:pPr>
      <w:hyperlink w:anchor="_Toc275250484" w:history="1">
        <w:r w:rsidR="001573B2" w:rsidRPr="000E05A6">
          <w:rPr>
            <w:rStyle w:val="Hyperlink"/>
            <w:noProof/>
            <w:lang w:val="ro-RO"/>
          </w:rPr>
          <w:t>4.4</w:t>
        </w:r>
        <w:r w:rsidR="001573B2">
          <w:rPr>
            <w:rFonts w:asciiTheme="minorHAnsi" w:eastAsiaTheme="minorEastAsia" w:hAnsiTheme="minorHAnsi" w:cstheme="minorBidi"/>
            <w:smallCaps w:val="0"/>
            <w:noProof/>
            <w:sz w:val="22"/>
            <w:szCs w:val="22"/>
            <w:lang w:val="ro-RO" w:eastAsia="ro-RO"/>
          </w:rPr>
          <w:tab/>
        </w:r>
        <w:r w:rsidR="001573B2" w:rsidRPr="000E05A6">
          <w:rPr>
            <w:rStyle w:val="Hyperlink"/>
            <w:noProof/>
            <w:lang w:val="ro-RO"/>
          </w:rPr>
          <w:t>Produse Boromir (SKU)</w:t>
        </w:r>
        <w:r w:rsidR="001573B2">
          <w:rPr>
            <w:noProof/>
            <w:webHidden/>
          </w:rPr>
          <w:tab/>
        </w:r>
        <w:r>
          <w:rPr>
            <w:noProof/>
            <w:webHidden/>
          </w:rPr>
          <w:fldChar w:fldCharType="begin"/>
        </w:r>
        <w:r w:rsidR="001573B2">
          <w:rPr>
            <w:noProof/>
            <w:webHidden/>
          </w:rPr>
          <w:instrText xml:space="preserve"> PAGEREF _Toc275250484 \h </w:instrText>
        </w:r>
        <w:r>
          <w:rPr>
            <w:noProof/>
            <w:webHidden/>
          </w:rPr>
        </w:r>
        <w:r>
          <w:rPr>
            <w:noProof/>
            <w:webHidden/>
          </w:rPr>
          <w:fldChar w:fldCharType="separate"/>
        </w:r>
        <w:r w:rsidR="001573B2">
          <w:rPr>
            <w:noProof/>
            <w:webHidden/>
          </w:rPr>
          <w:t>19</w:t>
        </w:r>
        <w:r>
          <w:rPr>
            <w:noProof/>
            <w:webHidden/>
          </w:rPr>
          <w:fldChar w:fldCharType="end"/>
        </w:r>
      </w:hyperlink>
    </w:p>
    <w:p w:rsidR="001573B2" w:rsidRDefault="00A2172D">
      <w:pPr>
        <w:pStyle w:val="TOC3"/>
        <w:tabs>
          <w:tab w:val="left" w:pos="1100"/>
        </w:tabs>
        <w:rPr>
          <w:rFonts w:asciiTheme="minorHAnsi" w:eastAsiaTheme="minorEastAsia" w:hAnsiTheme="minorHAnsi" w:cstheme="minorBidi"/>
          <w:i w:val="0"/>
          <w:iCs w:val="0"/>
          <w:noProof/>
          <w:sz w:val="22"/>
          <w:szCs w:val="22"/>
          <w:lang w:val="ro-RO" w:eastAsia="ro-RO"/>
        </w:rPr>
      </w:pPr>
      <w:hyperlink w:anchor="_Toc275250485" w:history="1">
        <w:r w:rsidR="001573B2" w:rsidRPr="000E05A6">
          <w:rPr>
            <w:rStyle w:val="Hyperlink"/>
            <w:noProof/>
            <w:lang w:val="ro-RO"/>
          </w:rPr>
          <w:t>4.4.1</w:t>
        </w:r>
        <w:r w:rsidR="001573B2">
          <w:rPr>
            <w:rFonts w:asciiTheme="minorHAnsi" w:eastAsiaTheme="minorEastAsia" w:hAnsiTheme="minorHAnsi" w:cstheme="minorBidi"/>
            <w:i w:val="0"/>
            <w:iCs w:val="0"/>
            <w:noProof/>
            <w:sz w:val="22"/>
            <w:szCs w:val="22"/>
            <w:lang w:val="ro-RO" w:eastAsia="ro-RO"/>
          </w:rPr>
          <w:tab/>
        </w:r>
        <w:r w:rsidR="001573B2" w:rsidRPr="000E05A6">
          <w:rPr>
            <w:rStyle w:val="Hyperlink"/>
            <w:noProof/>
            <w:lang w:val="ro-RO"/>
          </w:rPr>
          <w:t>Promotii</w:t>
        </w:r>
        <w:r w:rsidR="001573B2">
          <w:rPr>
            <w:noProof/>
            <w:webHidden/>
          </w:rPr>
          <w:tab/>
        </w:r>
        <w:r>
          <w:rPr>
            <w:noProof/>
            <w:webHidden/>
          </w:rPr>
          <w:fldChar w:fldCharType="begin"/>
        </w:r>
        <w:r w:rsidR="001573B2">
          <w:rPr>
            <w:noProof/>
            <w:webHidden/>
          </w:rPr>
          <w:instrText xml:space="preserve"> PAGEREF _Toc275250485 \h </w:instrText>
        </w:r>
        <w:r>
          <w:rPr>
            <w:noProof/>
            <w:webHidden/>
          </w:rPr>
        </w:r>
        <w:r>
          <w:rPr>
            <w:noProof/>
            <w:webHidden/>
          </w:rPr>
          <w:fldChar w:fldCharType="separate"/>
        </w:r>
        <w:r w:rsidR="001573B2">
          <w:rPr>
            <w:noProof/>
            <w:webHidden/>
          </w:rPr>
          <w:t>20</w:t>
        </w:r>
        <w:r>
          <w:rPr>
            <w:noProof/>
            <w:webHidden/>
          </w:rPr>
          <w:fldChar w:fldCharType="end"/>
        </w:r>
      </w:hyperlink>
    </w:p>
    <w:p w:rsidR="001573B2" w:rsidRDefault="00A2172D">
      <w:pPr>
        <w:pStyle w:val="TOC2"/>
        <w:tabs>
          <w:tab w:val="left" w:pos="880"/>
          <w:tab w:val="right" w:leader="dot" w:pos="9557"/>
        </w:tabs>
        <w:rPr>
          <w:rFonts w:asciiTheme="minorHAnsi" w:eastAsiaTheme="minorEastAsia" w:hAnsiTheme="minorHAnsi" w:cstheme="minorBidi"/>
          <w:smallCaps w:val="0"/>
          <w:noProof/>
          <w:sz w:val="22"/>
          <w:szCs w:val="22"/>
          <w:lang w:val="ro-RO" w:eastAsia="ro-RO"/>
        </w:rPr>
      </w:pPr>
      <w:hyperlink w:anchor="_Toc275250486" w:history="1">
        <w:r w:rsidR="001573B2" w:rsidRPr="000E05A6">
          <w:rPr>
            <w:rStyle w:val="Hyperlink"/>
            <w:noProof/>
            <w:lang w:val="ro-RO"/>
          </w:rPr>
          <w:t>4.5</w:t>
        </w:r>
        <w:r w:rsidR="001573B2">
          <w:rPr>
            <w:rFonts w:asciiTheme="minorHAnsi" w:eastAsiaTheme="minorEastAsia" w:hAnsiTheme="minorHAnsi" w:cstheme="minorBidi"/>
            <w:smallCaps w:val="0"/>
            <w:noProof/>
            <w:sz w:val="22"/>
            <w:szCs w:val="22"/>
            <w:lang w:val="ro-RO" w:eastAsia="ro-RO"/>
          </w:rPr>
          <w:tab/>
        </w:r>
        <w:r w:rsidR="001573B2" w:rsidRPr="000E05A6">
          <w:rPr>
            <w:rStyle w:val="Hyperlink"/>
            <w:noProof/>
            <w:lang w:val="ro-RO"/>
          </w:rPr>
          <w:t>Facturile neincasate (in sold)</w:t>
        </w:r>
        <w:r w:rsidR="001573B2">
          <w:rPr>
            <w:noProof/>
            <w:webHidden/>
          </w:rPr>
          <w:tab/>
        </w:r>
        <w:r>
          <w:rPr>
            <w:noProof/>
            <w:webHidden/>
          </w:rPr>
          <w:fldChar w:fldCharType="begin"/>
        </w:r>
        <w:r w:rsidR="001573B2">
          <w:rPr>
            <w:noProof/>
            <w:webHidden/>
          </w:rPr>
          <w:instrText xml:space="preserve"> PAGEREF _Toc275250486 \h </w:instrText>
        </w:r>
        <w:r>
          <w:rPr>
            <w:noProof/>
            <w:webHidden/>
          </w:rPr>
        </w:r>
        <w:r>
          <w:rPr>
            <w:noProof/>
            <w:webHidden/>
          </w:rPr>
          <w:fldChar w:fldCharType="separate"/>
        </w:r>
        <w:r w:rsidR="001573B2">
          <w:rPr>
            <w:noProof/>
            <w:webHidden/>
          </w:rPr>
          <w:t>21</w:t>
        </w:r>
        <w:r>
          <w:rPr>
            <w:noProof/>
            <w:webHidden/>
          </w:rPr>
          <w:fldChar w:fldCharType="end"/>
        </w:r>
      </w:hyperlink>
    </w:p>
    <w:p w:rsidR="001573B2" w:rsidRDefault="00A2172D">
      <w:pPr>
        <w:pStyle w:val="TOC1"/>
        <w:tabs>
          <w:tab w:val="left" w:pos="600"/>
        </w:tabs>
        <w:rPr>
          <w:rFonts w:asciiTheme="minorHAnsi" w:eastAsiaTheme="minorEastAsia" w:hAnsiTheme="minorHAnsi" w:cstheme="minorBidi"/>
          <w:b w:val="0"/>
          <w:bCs w:val="0"/>
          <w:caps w:val="0"/>
          <w:noProof/>
          <w:sz w:val="22"/>
          <w:szCs w:val="22"/>
          <w:lang w:val="ro-RO" w:eastAsia="ro-RO"/>
        </w:rPr>
      </w:pPr>
      <w:hyperlink w:anchor="_Toc275250487" w:history="1">
        <w:r w:rsidR="001573B2" w:rsidRPr="000E05A6">
          <w:rPr>
            <w:rStyle w:val="Hyperlink"/>
            <w:noProof/>
            <w:lang w:val="ro-RO"/>
          </w:rPr>
          <w:t>5</w:t>
        </w:r>
        <w:r w:rsidR="001573B2">
          <w:rPr>
            <w:rFonts w:asciiTheme="minorHAnsi" w:eastAsiaTheme="minorEastAsia" w:hAnsiTheme="minorHAnsi" w:cstheme="minorBidi"/>
            <w:b w:val="0"/>
            <w:bCs w:val="0"/>
            <w:caps w:val="0"/>
            <w:noProof/>
            <w:sz w:val="22"/>
            <w:szCs w:val="22"/>
            <w:lang w:val="ro-RO" w:eastAsia="ro-RO"/>
          </w:rPr>
          <w:tab/>
        </w:r>
        <w:r w:rsidR="001573B2" w:rsidRPr="000E05A6">
          <w:rPr>
            <w:rStyle w:val="Hyperlink"/>
            <w:noProof/>
            <w:lang w:val="ro-RO"/>
          </w:rPr>
          <w:t>Informatii provenite din EMA SFA</w:t>
        </w:r>
        <w:r w:rsidR="001573B2">
          <w:rPr>
            <w:noProof/>
            <w:webHidden/>
          </w:rPr>
          <w:tab/>
        </w:r>
        <w:r>
          <w:rPr>
            <w:noProof/>
            <w:webHidden/>
          </w:rPr>
          <w:fldChar w:fldCharType="begin"/>
        </w:r>
        <w:r w:rsidR="001573B2">
          <w:rPr>
            <w:noProof/>
            <w:webHidden/>
          </w:rPr>
          <w:instrText xml:space="preserve"> PAGEREF _Toc275250487 \h </w:instrText>
        </w:r>
        <w:r>
          <w:rPr>
            <w:noProof/>
            <w:webHidden/>
          </w:rPr>
        </w:r>
        <w:r>
          <w:rPr>
            <w:noProof/>
            <w:webHidden/>
          </w:rPr>
          <w:fldChar w:fldCharType="separate"/>
        </w:r>
        <w:r w:rsidR="001573B2">
          <w:rPr>
            <w:noProof/>
            <w:webHidden/>
          </w:rPr>
          <w:t>22</w:t>
        </w:r>
        <w:r>
          <w:rPr>
            <w:noProof/>
            <w:webHidden/>
          </w:rPr>
          <w:fldChar w:fldCharType="end"/>
        </w:r>
      </w:hyperlink>
    </w:p>
    <w:p w:rsidR="001573B2" w:rsidRDefault="00A2172D">
      <w:pPr>
        <w:pStyle w:val="TOC2"/>
        <w:tabs>
          <w:tab w:val="left" w:pos="880"/>
          <w:tab w:val="right" w:leader="dot" w:pos="9557"/>
        </w:tabs>
        <w:rPr>
          <w:rFonts w:asciiTheme="minorHAnsi" w:eastAsiaTheme="minorEastAsia" w:hAnsiTheme="minorHAnsi" w:cstheme="minorBidi"/>
          <w:smallCaps w:val="0"/>
          <w:noProof/>
          <w:sz w:val="22"/>
          <w:szCs w:val="22"/>
          <w:lang w:val="ro-RO" w:eastAsia="ro-RO"/>
        </w:rPr>
      </w:pPr>
      <w:hyperlink w:anchor="_Toc275250488" w:history="1">
        <w:r w:rsidR="001573B2" w:rsidRPr="000E05A6">
          <w:rPr>
            <w:rStyle w:val="Hyperlink"/>
            <w:noProof/>
            <w:lang w:val="ro-RO"/>
          </w:rPr>
          <w:t>5.1</w:t>
        </w:r>
        <w:r w:rsidR="001573B2">
          <w:rPr>
            <w:rFonts w:asciiTheme="minorHAnsi" w:eastAsiaTheme="minorEastAsia" w:hAnsiTheme="minorHAnsi" w:cstheme="minorBidi"/>
            <w:smallCaps w:val="0"/>
            <w:noProof/>
            <w:sz w:val="22"/>
            <w:szCs w:val="22"/>
            <w:lang w:val="ro-RO" w:eastAsia="ro-RO"/>
          </w:rPr>
          <w:tab/>
        </w:r>
        <w:r w:rsidR="001573B2" w:rsidRPr="000E05A6">
          <w:rPr>
            <w:rStyle w:val="Hyperlink"/>
            <w:noProof/>
            <w:lang w:val="ro-RO"/>
          </w:rPr>
          <w:t>Considerente generale legate de integrarea EMA SFA – Dynamics CRM</w:t>
        </w:r>
        <w:r w:rsidR="001573B2">
          <w:rPr>
            <w:noProof/>
            <w:webHidden/>
          </w:rPr>
          <w:tab/>
        </w:r>
        <w:r>
          <w:rPr>
            <w:noProof/>
            <w:webHidden/>
          </w:rPr>
          <w:fldChar w:fldCharType="begin"/>
        </w:r>
        <w:r w:rsidR="001573B2">
          <w:rPr>
            <w:noProof/>
            <w:webHidden/>
          </w:rPr>
          <w:instrText xml:space="preserve"> PAGEREF _Toc275250488 \h </w:instrText>
        </w:r>
        <w:r>
          <w:rPr>
            <w:noProof/>
            <w:webHidden/>
          </w:rPr>
        </w:r>
        <w:r>
          <w:rPr>
            <w:noProof/>
            <w:webHidden/>
          </w:rPr>
          <w:fldChar w:fldCharType="separate"/>
        </w:r>
        <w:r w:rsidR="001573B2">
          <w:rPr>
            <w:noProof/>
            <w:webHidden/>
          </w:rPr>
          <w:t>22</w:t>
        </w:r>
        <w:r>
          <w:rPr>
            <w:noProof/>
            <w:webHidden/>
          </w:rPr>
          <w:fldChar w:fldCharType="end"/>
        </w:r>
      </w:hyperlink>
    </w:p>
    <w:p w:rsidR="001573B2" w:rsidRDefault="00A2172D">
      <w:pPr>
        <w:pStyle w:val="TOC2"/>
        <w:tabs>
          <w:tab w:val="left" w:pos="880"/>
          <w:tab w:val="right" w:leader="dot" w:pos="9557"/>
        </w:tabs>
        <w:rPr>
          <w:rFonts w:asciiTheme="minorHAnsi" w:eastAsiaTheme="minorEastAsia" w:hAnsiTheme="minorHAnsi" w:cstheme="minorBidi"/>
          <w:smallCaps w:val="0"/>
          <w:noProof/>
          <w:sz w:val="22"/>
          <w:szCs w:val="22"/>
          <w:lang w:val="ro-RO" w:eastAsia="ro-RO"/>
        </w:rPr>
      </w:pPr>
      <w:hyperlink w:anchor="_Toc275250489" w:history="1">
        <w:r w:rsidR="001573B2" w:rsidRPr="000E05A6">
          <w:rPr>
            <w:rStyle w:val="Hyperlink"/>
            <w:noProof/>
          </w:rPr>
          <w:t>5.2</w:t>
        </w:r>
        <w:r w:rsidR="001573B2">
          <w:rPr>
            <w:rFonts w:asciiTheme="minorHAnsi" w:eastAsiaTheme="minorEastAsia" w:hAnsiTheme="minorHAnsi" w:cstheme="minorBidi"/>
            <w:smallCaps w:val="0"/>
            <w:noProof/>
            <w:sz w:val="22"/>
            <w:szCs w:val="22"/>
            <w:lang w:val="ro-RO" w:eastAsia="ro-RO"/>
          </w:rPr>
          <w:tab/>
        </w:r>
        <w:r w:rsidR="001573B2" w:rsidRPr="000E05A6">
          <w:rPr>
            <w:rStyle w:val="Hyperlink"/>
            <w:noProof/>
          </w:rPr>
          <w:t>Distribuitori</w:t>
        </w:r>
        <w:r w:rsidR="001573B2">
          <w:rPr>
            <w:noProof/>
            <w:webHidden/>
          </w:rPr>
          <w:tab/>
        </w:r>
        <w:r>
          <w:rPr>
            <w:noProof/>
            <w:webHidden/>
          </w:rPr>
          <w:fldChar w:fldCharType="begin"/>
        </w:r>
        <w:r w:rsidR="001573B2">
          <w:rPr>
            <w:noProof/>
            <w:webHidden/>
          </w:rPr>
          <w:instrText xml:space="preserve"> PAGEREF _Toc275250489 \h </w:instrText>
        </w:r>
        <w:r>
          <w:rPr>
            <w:noProof/>
            <w:webHidden/>
          </w:rPr>
        </w:r>
        <w:r>
          <w:rPr>
            <w:noProof/>
            <w:webHidden/>
          </w:rPr>
          <w:fldChar w:fldCharType="separate"/>
        </w:r>
        <w:r w:rsidR="001573B2">
          <w:rPr>
            <w:noProof/>
            <w:webHidden/>
          </w:rPr>
          <w:t>22</w:t>
        </w:r>
        <w:r>
          <w:rPr>
            <w:noProof/>
            <w:webHidden/>
          </w:rPr>
          <w:fldChar w:fldCharType="end"/>
        </w:r>
      </w:hyperlink>
    </w:p>
    <w:p w:rsidR="001573B2" w:rsidRDefault="00A2172D">
      <w:pPr>
        <w:pStyle w:val="TOC2"/>
        <w:tabs>
          <w:tab w:val="left" w:pos="880"/>
          <w:tab w:val="right" w:leader="dot" w:pos="9557"/>
        </w:tabs>
        <w:rPr>
          <w:rFonts w:asciiTheme="minorHAnsi" w:eastAsiaTheme="minorEastAsia" w:hAnsiTheme="minorHAnsi" w:cstheme="minorBidi"/>
          <w:smallCaps w:val="0"/>
          <w:noProof/>
          <w:sz w:val="22"/>
          <w:szCs w:val="22"/>
          <w:lang w:val="ro-RO" w:eastAsia="ro-RO"/>
        </w:rPr>
      </w:pPr>
      <w:hyperlink w:anchor="_Toc275250490" w:history="1">
        <w:r w:rsidR="001573B2" w:rsidRPr="000E05A6">
          <w:rPr>
            <w:rStyle w:val="Hyperlink"/>
            <w:noProof/>
            <w:lang w:val="ro-RO"/>
          </w:rPr>
          <w:t>5.3</w:t>
        </w:r>
        <w:r w:rsidR="001573B2">
          <w:rPr>
            <w:rFonts w:asciiTheme="minorHAnsi" w:eastAsiaTheme="minorEastAsia" w:hAnsiTheme="minorHAnsi" w:cstheme="minorBidi"/>
            <w:smallCaps w:val="0"/>
            <w:noProof/>
            <w:sz w:val="22"/>
            <w:szCs w:val="22"/>
            <w:lang w:val="ro-RO" w:eastAsia="ro-RO"/>
          </w:rPr>
          <w:tab/>
        </w:r>
        <w:r w:rsidR="001573B2" w:rsidRPr="000E05A6">
          <w:rPr>
            <w:rStyle w:val="Hyperlink"/>
            <w:noProof/>
            <w:lang w:val="ro-RO"/>
          </w:rPr>
          <w:t>Clienti Indirecti</w:t>
        </w:r>
        <w:r w:rsidR="001573B2">
          <w:rPr>
            <w:noProof/>
            <w:webHidden/>
          </w:rPr>
          <w:tab/>
        </w:r>
        <w:r>
          <w:rPr>
            <w:noProof/>
            <w:webHidden/>
          </w:rPr>
          <w:fldChar w:fldCharType="begin"/>
        </w:r>
        <w:r w:rsidR="001573B2">
          <w:rPr>
            <w:noProof/>
            <w:webHidden/>
          </w:rPr>
          <w:instrText xml:space="preserve"> PAGEREF _Toc275250490 \h </w:instrText>
        </w:r>
        <w:r>
          <w:rPr>
            <w:noProof/>
            <w:webHidden/>
          </w:rPr>
        </w:r>
        <w:r>
          <w:rPr>
            <w:noProof/>
            <w:webHidden/>
          </w:rPr>
          <w:fldChar w:fldCharType="separate"/>
        </w:r>
        <w:r w:rsidR="001573B2">
          <w:rPr>
            <w:noProof/>
            <w:webHidden/>
          </w:rPr>
          <w:t>23</w:t>
        </w:r>
        <w:r>
          <w:rPr>
            <w:noProof/>
            <w:webHidden/>
          </w:rPr>
          <w:fldChar w:fldCharType="end"/>
        </w:r>
      </w:hyperlink>
    </w:p>
    <w:p w:rsidR="001573B2" w:rsidRDefault="00A2172D">
      <w:pPr>
        <w:pStyle w:val="TOC2"/>
        <w:tabs>
          <w:tab w:val="left" w:pos="880"/>
          <w:tab w:val="right" w:leader="dot" w:pos="9557"/>
        </w:tabs>
        <w:rPr>
          <w:rFonts w:asciiTheme="minorHAnsi" w:eastAsiaTheme="minorEastAsia" w:hAnsiTheme="minorHAnsi" w:cstheme="minorBidi"/>
          <w:smallCaps w:val="0"/>
          <w:noProof/>
          <w:sz w:val="22"/>
          <w:szCs w:val="22"/>
          <w:lang w:val="ro-RO" w:eastAsia="ro-RO"/>
        </w:rPr>
      </w:pPr>
      <w:hyperlink w:anchor="_Toc275250491" w:history="1">
        <w:r w:rsidR="001573B2" w:rsidRPr="000E05A6">
          <w:rPr>
            <w:rStyle w:val="Hyperlink"/>
            <w:noProof/>
            <w:lang w:val="ro-RO"/>
          </w:rPr>
          <w:t>5.4</w:t>
        </w:r>
        <w:r w:rsidR="001573B2">
          <w:rPr>
            <w:rFonts w:asciiTheme="minorHAnsi" w:eastAsiaTheme="minorEastAsia" w:hAnsiTheme="minorHAnsi" w:cstheme="minorBidi"/>
            <w:smallCaps w:val="0"/>
            <w:noProof/>
            <w:sz w:val="22"/>
            <w:szCs w:val="22"/>
            <w:lang w:val="ro-RO" w:eastAsia="ro-RO"/>
          </w:rPr>
          <w:tab/>
        </w:r>
        <w:r w:rsidR="001573B2" w:rsidRPr="000E05A6">
          <w:rPr>
            <w:rStyle w:val="Hyperlink"/>
            <w:noProof/>
            <w:lang w:val="ro-RO"/>
          </w:rPr>
          <w:t>Persoane de contact</w:t>
        </w:r>
        <w:r w:rsidR="001573B2">
          <w:rPr>
            <w:noProof/>
            <w:webHidden/>
          </w:rPr>
          <w:tab/>
        </w:r>
        <w:r>
          <w:rPr>
            <w:noProof/>
            <w:webHidden/>
          </w:rPr>
          <w:fldChar w:fldCharType="begin"/>
        </w:r>
        <w:r w:rsidR="001573B2">
          <w:rPr>
            <w:noProof/>
            <w:webHidden/>
          </w:rPr>
          <w:instrText xml:space="preserve"> PAGEREF _Toc275250491 \h </w:instrText>
        </w:r>
        <w:r>
          <w:rPr>
            <w:noProof/>
            <w:webHidden/>
          </w:rPr>
        </w:r>
        <w:r>
          <w:rPr>
            <w:noProof/>
            <w:webHidden/>
          </w:rPr>
          <w:fldChar w:fldCharType="separate"/>
        </w:r>
        <w:r w:rsidR="001573B2">
          <w:rPr>
            <w:noProof/>
            <w:webHidden/>
          </w:rPr>
          <w:t>24</w:t>
        </w:r>
        <w:r>
          <w:rPr>
            <w:noProof/>
            <w:webHidden/>
          </w:rPr>
          <w:fldChar w:fldCharType="end"/>
        </w:r>
      </w:hyperlink>
    </w:p>
    <w:p w:rsidR="001573B2" w:rsidRDefault="00A2172D">
      <w:pPr>
        <w:pStyle w:val="TOC2"/>
        <w:tabs>
          <w:tab w:val="left" w:pos="880"/>
          <w:tab w:val="right" w:leader="dot" w:pos="9557"/>
        </w:tabs>
        <w:rPr>
          <w:rFonts w:asciiTheme="minorHAnsi" w:eastAsiaTheme="minorEastAsia" w:hAnsiTheme="minorHAnsi" w:cstheme="minorBidi"/>
          <w:smallCaps w:val="0"/>
          <w:noProof/>
          <w:sz w:val="22"/>
          <w:szCs w:val="22"/>
          <w:lang w:val="ro-RO" w:eastAsia="ro-RO"/>
        </w:rPr>
      </w:pPr>
      <w:hyperlink w:anchor="_Toc275250492" w:history="1">
        <w:r w:rsidR="001573B2" w:rsidRPr="000E05A6">
          <w:rPr>
            <w:rStyle w:val="Hyperlink"/>
            <w:noProof/>
            <w:lang w:val="ro-RO"/>
          </w:rPr>
          <w:t>5.5</w:t>
        </w:r>
        <w:r w:rsidR="001573B2">
          <w:rPr>
            <w:rFonts w:asciiTheme="minorHAnsi" w:eastAsiaTheme="minorEastAsia" w:hAnsiTheme="minorHAnsi" w:cstheme="minorBidi"/>
            <w:smallCaps w:val="0"/>
            <w:noProof/>
            <w:sz w:val="22"/>
            <w:szCs w:val="22"/>
            <w:lang w:val="ro-RO" w:eastAsia="ro-RO"/>
          </w:rPr>
          <w:tab/>
        </w:r>
        <w:r w:rsidR="001573B2" w:rsidRPr="000E05A6">
          <w:rPr>
            <w:rStyle w:val="Hyperlink"/>
            <w:noProof/>
            <w:lang w:val="ro-RO"/>
          </w:rPr>
          <w:t>Produse</w:t>
        </w:r>
        <w:r w:rsidR="001573B2">
          <w:rPr>
            <w:noProof/>
            <w:webHidden/>
          </w:rPr>
          <w:tab/>
        </w:r>
        <w:r>
          <w:rPr>
            <w:noProof/>
            <w:webHidden/>
          </w:rPr>
          <w:fldChar w:fldCharType="begin"/>
        </w:r>
        <w:r w:rsidR="001573B2">
          <w:rPr>
            <w:noProof/>
            <w:webHidden/>
          </w:rPr>
          <w:instrText xml:space="preserve"> PAGEREF _Toc275250492 \h </w:instrText>
        </w:r>
        <w:r>
          <w:rPr>
            <w:noProof/>
            <w:webHidden/>
          </w:rPr>
        </w:r>
        <w:r>
          <w:rPr>
            <w:noProof/>
            <w:webHidden/>
          </w:rPr>
          <w:fldChar w:fldCharType="separate"/>
        </w:r>
        <w:r w:rsidR="001573B2">
          <w:rPr>
            <w:noProof/>
            <w:webHidden/>
          </w:rPr>
          <w:t>24</w:t>
        </w:r>
        <w:r>
          <w:rPr>
            <w:noProof/>
            <w:webHidden/>
          </w:rPr>
          <w:fldChar w:fldCharType="end"/>
        </w:r>
      </w:hyperlink>
    </w:p>
    <w:p w:rsidR="001573B2" w:rsidRDefault="00A2172D">
      <w:pPr>
        <w:pStyle w:val="TOC2"/>
        <w:tabs>
          <w:tab w:val="left" w:pos="880"/>
          <w:tab w:val="right" w:leader="dot" w:pos="9557"/>
        </w:tabs>
        <w:rPr>
          <w:rFonts w:asciiTheme="minorHAnsi" w:eastAsiaTheme="minorEastAsia" w:hAnsiTheme="minorHAnsi" w:cstheme="minorBidi"/>
          <w:smallCaps w:val="0"/>
          <w:noProof/>
          <w:sz w:val="22"/>
          <w:szCs w:val="22"/>
          <w:lang w:val="ro-RO" w:eastAsia="ro-RO"/>
        </w:rPr>
      </w:pPr>
      <w:hyperlink w:anchor="_Toc275250493" w:history="1">
        <w:r w:rsidR="001573B2" w:rsidRPr="000E05A6">
          <w:rPr>
            <w:rStyle w:val="Hyperlink"/>
            <w:noProof/>
          </w:rPr>
          <w:t>5.6</w:t>
        </w:r>
        <w:r w:rsidR="001573B2">
          <w:rPr>
            <w:rFonts w:asciiTheme="minorHAnsi" w:eastAsiaTheme="minorEastAsia" w:hAnsiTheme="minorHAnsi" w:cstheme="minorBidi"/>
            <w:smallCaps w:val="0"/>
            <w:noProof/>
            <w:sz w:val="22"/>
            <w:szCs w:val="22"/>
            <w:lang w:val="ro-RO" w:eastAsia="ro-RO"/>
          </w:rPr>
          <w:tab/>
        </w:r>
        <w:r w:rsidR="001573B2" w:rsidRPr="000E05A6">
          <w:rPr>
            <w:rStyle w:val="Hyperlink"/>
            <w:noProof/>
          </w:rPr>
          <w:t>Informatii vizite la client</w:t>
        </w:r>
        <w:r w:rsidR="001573B2">
          <w:rPr>
            <w:noProof/>
            <w:webHidden/>
          </w:rPr>
          <w:tab/>
        </w:r>
        <w:r>
          <w:rPr>
            <w:noProof/>
            <w:webHidden/>
          </w:rPr>
          <w:fldChar w:fldCharType="begin"/>
        </w:r>
        <w:r w:rsidR="001573B2">
          <w:rPr>
            <w:noProof/>
            <w:webHidden/>
          </w:rPr>
          <w:instrText xml:space="preserve"> PAGEREF _Toc275250493 \h </w:instrText>
        </w:r>
        <w:r>
          <w:rPr>
            <w:noProof/>
            <w:webHidden/>
          </w:rPr>
        </w:r>
        <w:r>
          <w:rPr>
            <w:noProof/>
            <w:webHidden/>
          </w:rPr>
          <w:fldChar w:fldCharType="separate"/>
        </w:r>
        <w:r w:rsidR="001573B2">
          <w:rPr>
            <w:noProof/>
            <w:webHidden/>
          </w:rPr>
          <w:t>25</w:t>
        </w:r>
        <w:r>
          <w:rPr>
            <w:noProof/>
            <w:webHidden/>
          </w:rPr>
          <w:fldChar w:fldCharType="end"/>
        </w:r>
      </w:hyperlink>
    </w:p>
    <w:p w:rsidR="001573B2" w:rsidRDefault="00A2172D">
      <w:pPr>
        <w:pStyle w:val="TOC3"/>
        <w:tabs>
          <w:tab w:val="left" w:pos="1100"/>
        </w:tabs>
        <w:rPr>
          <w:rFonts w:asciiTheme="minorHAnsi" w:eastAsiaTheme="minorEastAsia" w:hAnsiTheme="minorHAnsi" w:cstheme="minorBidi"/>
          <w:i w:val="0"/>
          <w:iCs w:val="0"/>
          <w:noProof/>
          <w:sz w:val="22"/>
          <w:szCs w:val="22"/>
          <w:lang w:val="ro-RO" w:eastAsia="ro-RO"/>
        </w:rPr>
      </w:pPr>
      <w:hyperlink w:anchor="_Toc275250494" w:history="1">
        <w:r w:rsidR="001573B2" w:rsidRPr="000E05A6">
          <w:rPr>
            <w:rStyle w:val="Hyperlink"/>
            <w:noProof/>
          </w:rPr>
          <w:t>5.6.1</w:t>
        </w:r>
        <w:r w:rsidR="001573B2">
          <w:rPr>
            <w:rFonts w:asciiTheme="minorHAnsi" w:eastAsiaTheme="minorEastAsia" w:hAnsiTheme="minorHAnsi" w:cstheme="minorBidi"/>
            <w:i w:val="0"/>
            <w:iCs w:val="0"/>
            <w:noProof/>
            <w:sz w:val="22"/>
            <w:szCs w:val="22"/>
            <w:lang w:val="ro-RO" w:eastAsia="ro-RO"/>
          </w:rPr>
          <w:tab/>
        </w:r>
        <w:r w:rsidR="001573B2" w:rsidRPr="000E05A6">
          <w:rPr>
            <w:rStyle w:val="Hyperlink"/>
            <w:noProof/>
          </w:rPr>
          <w:t>Detalii vizita la client (prezenta la raft &amp; comanda)</w:t>
        </w:r>
        <w:r w:rsidR="001573B2">
          <w:rPr>
            <w:noProof/>
            <w:webHidden/>
          </w:rPr>
          <w:tab/>
        </w:r>
        <w:r>
          <w:rPr>
            <w:noProof/>
            <w:webHidden/>
          </w:rPr>
          <w:fldChar w:fldCharType="begin"/>
        </w:r>
        <w:r w:rsidR="001573B2">
          <w:rPr>
            <w:noProof/>
            <w:webHidden/>
          </w:rPr>
          <w:instrText xml:space="preserve"> PAGEREF _Toc275250494 \h </w:instrText>
        </w:r>
        <w:r>
          <w:rPr>
            <w:noProof/>
            <w:webHidden/>
          </w:rPr>
        </w:r>
        <w:r>
          <w:rPr>
            <w:noProof/>
            <w:webHidden/>
          </w:rPr>
          <w:fldChar w:fldCharType="separate"/>
        </w:r>
        <w:r w:rsidR="001573B2">
          <w:rPr>
            <w:noProof/>
            <w:webHidden/>
          </w:rPr>
          <w:t>25</w:t>
        </w:r>
        <w:r>
          <w:rPr>
            <w:noProof/>
            <w:webHidden/>
          </w:rPr>
          <w:fldChar w:fldCharType="end"/>
        </w:r>
      </w:hyperlink>
    </w:p>
    <w:p w:rsidR="001573B2" w:rsidRDefault="00A2172D">
      <w:pPr>
        <w:pStyle w:val="TOC3"/>
        <w:tabs>
          <w:tab w:val="left" w:pos="1100"/>
        </w:tabs>
        <w:rPr>
          <w:rFonts w:asciiTheme="minorHAnsi" w:eastAsiaTheme="minorEastAsia" w:hAnsiTheme="minorHAnsi" w:cstheme="minorBidi"/>
          <w:i w:val="0"/>
          <w:iCs w:val="0"/>
          <w:noProof/>
          <w:sz w:val="22"/>
          <w:szCs w:val="22"/>
          <w:lang w:val="ro-RO" w:eastAsia="ro-RO"/>
        </w:rPr>
      </w:pPr>
      <w:hyperlink w:anchor="_Toc275250495" w:history="1">
        <w:r w:rsidR="001573B2" w:rsidRPr="000E05A6">
          <w:rPr>
            <w:rStyle w:val="Hyperlink"/>
            <w:noProof/>
          </w:rPr>
          <w:t>5.6.2</w:t>
        </w:r>
        <w:r w:rsidR="001573B2">
          <w:rPr>
            <w:rFonts w:asciiTheme="minorHAnsi" w:eastAsiaTheme="minorEastAsia" w:hAnsiTheme="minorHAnsi" w:cstheme="minorBidi"/>
            <w:i w:val="0"/>
            <w:iCs w:val="0"/>
            <w:noProof/>
            <w:sz w:val="22"/>
            <w:szCs w:val="22"/>
            <w:lang w:val="ro-RO" w:eastAsia="ro-RO"/>
          </w:rPr>
          <w:tab/>
        </w:r>
        <w:r w:rsidR="001573B2" w:rsidRPr="000E05A6">
          <w:rPr>
            <w:rStyle w:val="Hyperlink"/>
            <w:noProof/>
          </w:rPr>
          <w:t>Prezenta la raft a competitiei</w:t>
        </w:r>
        <w:r w:rsidR="001573B2">
          <w:rPr>
            <w:noProof/>
            <w:webHidden/>
          </w:rPr>
          <w:tab/>
        </w:r>
        <w:r>
          <w:rPr>
            <w:noProof/>
            <w:webHidden/>
          </w:rPr>
          <w:fldChar w:fldCharType="begin"/>
        </w:r>
        <w:r w:rsidR="001573B2">
          <w:rPr>
            <w:noProof/>
            <w:webHidden/>
          </w:rPr>
          <w:instrText xml:space="preserve"> PAGEREF _Toc275250495 \h </w:instrText>
        </w:r>
        <w:r>
          <w:rPr>
            <w:noProof/>
            <w:webHidden/>
          </w:rPr>
        </w:r>
        <w:r>
          <w:rPr>
            <w:noProof/>
            <w:webHidden/>
          </w:rPr>
          <w:fldChar w:fldCharType="separate"/>
        </w:r>
        <w:r w:rsidR="001573B2">
          <w:rPr>
            <w:noProof/>
            <w:webHidden/>
          </w:rPr>
          <w:t>26</w:t>
        </w:r>
        <w:r>
          <w:rPr>
            <w:noProof/>
            <w:webHidden/>
          </w:rPr>
          <w:fldChar w:fldCharType="end"/>
        </w:r>
      </w:hyperlink>
    </w:p>
    <w:p w:rsidR="001573B2" w:rsidRDefault="00A2172D">
      <w:pPr>
        <w:pStyle w:val="TOC2"/>
        <w:tabs>
          <w:tab w:val="left" w:pos="880"/>
          <w:tab w:val="right" w:leader="dot" w:pos="9557"/>
        </w:tabs>
        <w:rPr>
          <w:rFonts w:asciiTheme="minorHAnsi" w:eastAsiaTheme="minorEastAsia" w:hAnsiTheme="minorHAnsi" w:cstheme="minorBidi"/>
          <w:smallCaps w:val="0"/>
          <w:noProof/>
          <w:sz w:val="22"/>
          <w:szCs w:val="22"/>
          <w:lang w:val="ro-RO" w:eastAsia="ro-RO"/>
        </w:rPr>
      </w:pPr>
      <w:hyperlink w:anchor="_Toc275250496" w:history="1">
        <w:r w:rsidR="001573B2" w:rsidRPr="000E05A6">
          <w:rPr>
            <w:rStyle w:val="Hyperlink"/>
            <w:noProof/>
            <w:lang w:val="ro-RO"/>
          </w:rPr>
          <w:t>5.7</w:t>
        </w:r>
        <w:r w:rsidR="001573B2">
          <w:rPr>
            <w:rFonts w:asciiTheme="minorHAnsi" w:eastAsiaTheme="minorEastAsia" w:hAnsiTheme="minorHAnsi" w:cstheme="minorBidi"/>
            <w:smallCaps w:val="0"/>
            <w:noProof/>
            <w:sz w:val="22"/>
            <w:szCs w:val="22"/>
            <w:lang w:val="ro-RO" w:eastAsia="ro-RO"/>
          </w:rPr>
          <w:tab/>
        </w:r>
        <w:r w:rsidR="001573B2" w:rsidRPr="000E05A6">
          <w:rPr>
            <w:rStyle w:val="Hyperlink"/>
            <w:noProof/>
            <w:lang w:val="ro-RO"/>
          </w:rPr>
          <w:t>Comenzi de retur</w:t>
        </w:r>
        <w:r w:rsidR="001573B2">
          <w:rPr>
            <w:noProof/>
            <w:webHidden/>
          </w:rPr>
          <w:tab/>
        </w:r>
        <w:r>
          <w:rPr>
            <w:noProof/>
            <w:webHidden/>
          </w:rPr>
          <w:fldChar w:fldCharType="begin"/>
        </w:r>
        <w:r w:rsidR="001573B2">
          <w:rPr>
            <w:noProof/>
            <w:webHidden/>
          </w:rPr>
          <w:instrText xml:space="preserve"> PAGEREF _Toc275250496 \h </w:instrText>
        </w:r>
        <w:r>
          <w:rPr>
            <w:noProof/>
            <w:webHidden/>
          </w:rPr>
        </w:r>
        <w:r>
          <w:rPr>
            <w:noProof/>
            <w:webHidden/>
          </w:rPr>
          <w:fldChar w:fldCharType="separate"/>
        </w:r>
        <w:r w:rsidR="001573B2">
          <w:rPr>
            <w:noProof/>
            <w:webHidden/>
          </w:rPr>
          <w:t>26</w:t>
        </w:r>
        <w:r>
          <w:rPr>
            <w:noProof/>
            <w:webHidden/>
          </w:rPr>
          <w:fldChar w:fldCharType="end"/>
        </w:r>
      </w:hyperlink>
    </w:p>
    <w:p w:rsidR="001573B2" w:rsidRDefault="00A2172D">
      <w:pPr>
        <w:pStyle w:val="TOC2"/>
        <w:tabs>
          <w:tab w:val="left" w:pos="880"/>
          <w:tab w:val="right" w:leader="dot" w:pos="9557"/>
        </w:tabs>
        <w:rPr>
          <w:rFonts w:asciiTheme="minorHAnsi" w:eastAsiaTheme="minorEastAsia" w:hAnsiTheme="minorHAnsi" w:cstheme="minorBidi"/>
          <w:smallCaps w:val="0"/>
          <w:noProof/>
          <w:sz w:val="22"/>
          <w:szCs w:val="22"/>
          <w:lang w:val="ro-RO" w:eastAsia="ro-RO"/>
        </w:rPr>
      </w:pPr>
      <w:hyperlink w:anchor="_Toc275250497" w:history="1">
        <w:r w:rsidR="001573B2" w:rsidRPr="000E05A6">
          <w:rPr>
            <w:rStyle w:val="Hyperlink"/>
            <w:noProof/>
            <w:lang w:val="ro-RO"/>
          </w:rPr>
          <w:t>5.8</w:t>
        </w:r>
        <w:r w:rsidR="001573B2">
          <w:rPr>
            <w:rFonts w:asciiTheme="minorHAnsi" w:eastAsiaTheme="minorEastAsia" w:hAnsiTheme="minorHAnsi" w:cstheme="minorBidi"/>
            <w:smallCaps w:val="0"/>
            <w:noProof/>
            <w:sz w:val="22"/>
            <w:szCs w:val="22"/>
            <w:lang w:val="ro-RO" w:eastAsia="ro-RO"/>
          </w:rPr>
          <w:tab/>
        </w:r>
        <w:r w:rsidR="001573B2" w:rsidRPr="000E05A6">
          <w:rPr>
            <w:rStyle w:val="Hyperlink"/>
            <w:noProof/>
            <w:lang w:val="ro-RO"/>
          </w:rPr>
          <w:t>Sampling-uri si materiale promotionale</w:t>
        </w:r>
        <w:r w:rsidR="001573B2">
          <w:rPr>
            <w:noProof/>
            <w:webHidden/>
          </w:rPr>
          <w:tab/>
        </w:r>
        <w:r>
          <w:rPr>
            <w:noProof/>
            <w:webHidden/>
          </w:rPr>
          <w:fldChar w:fldCharType="begin"/>
        </w:r>
        <w:r w:rsidR="001573B2">
          <w:rPr>
            <w:noProof/>
            <w:webHidden/>
          </w:rPr>
          <w:instrText xml:space="preserve"> PAGEREF _Toc275250497 \h </w:instrText>
        </w:r>
        <w:r>
          <w:rPr>
            <w:noProof/>
            <w:webHidden/>
          </w:rPr>
        </w:r>
        <w:r>
          <w:rPr>
            <w:noProof/>
            <w:webHidden/>
          </w:rPr>
          <w:fldChar w:fldCharType="separate"/>
        </w:r>
        <w:r w:rsidR="001573B2">
          <w:rPr>
            <w:noProof/>
            <w:webHidden/>
          </w:rPr>
          <w:t>26</w:t>
        </w:r>
        <w:r>
          <w:rPr>
            <w:noProof/>
            <w:webHidden/>
          </w:rPr>
          <w:fldChar w:fldCharType="end"/>
        </w:r>
      </w:hyperlink>
    </w:p>
    <w:p w:rsidR="001573B2" w:rsidRDefault="00A2172D">
      <w:pPr>
        <w:pStyle w:val="TOC2"/>
        <w:tabs>
          <w:tab w:val="left" w:pos="880"/>
          <w:tab w:val="right" w:leader="dot" w:pos="9557"/>
        </w:tabs>
        <w:rPr>
          <w:rFonts w:asciiTheme="minorHAnsi" w:eastAsiaTheme="minorEastAsia" w:hAnsiTheme="minorHAnsi" w:cstheme="minorBidi"/>
          <w:smallCaps w:val="0"/>
          <w:noProof/>
          <w:sz w:val="22"/>
          <w:szCs w:val="22"/>
          <w:lang w:val="ro-RO" w:eastAsia="ro-RO"/>
        </w:rPr>
      </w:pPr>
      <w:hyperlink w:anchor="_Toc275250498" w:history="1">
        <w:r w:rsidR="001573B2" w:rsidRPr="000E05A6">
          <w:rPr>
            <w:rStyle w:val="Hyperlink"/>
            <w:noProof/>
            <w:lang w:val="ro-RO"/>
          </w:rPr>
          <w:t>5.9</w:t>
        </w:r>
        <w:r w:rsidR="001573B2">
          <w:rPr>
            <w:rFonts w:asciiTheme="minorHAnsi" w:eastAsiaTheme="minorEastAsia" w:hAnsiTheme="minorHAnsi" w:cstheme="minorBidi"/>
            <w:smallCaps w:val="0"/>
            <w:noProof/>
            <w:sz w:val="22"/>
            <w:szCs w:val="22"/>
            <w:lang w:val="ro-RO" w:eastAsia="ro-RO"/>
          </w:rPr>
          <w:tab/>
        </w:r>
        <w:r w:rsidR="001573B2" w:rsidRPr="000E05A6">
          <w:rPr>
            <w:rStyle w:val="Hyperlink"/>
            <w:noProof/>
            <w:lang w:val="ro-RO"/>
          </w:rPr>
          <w:t>Target</w:t>
        </w:r>
        <w:r w:rsidR="001573B2">
          <w:rPr>
            <w:noProof/>
            <w:webHidden/>
          </w:rPr>
          <w:tab/>
        </w:r>
        <w:r>
          <w:rPr>
            <w:noProof/>
            <w:webHidden/>
          </w:rPr>
          <w:fldChar w:fldCharType="begin"/>
        </w:r>
        <w:r w:rsidR="001573B2">
          <w:rPr>
            <w:noProof/>
            <w:webHidden/>
          </w:rPr>
          <w:instrText xml:space="preserve"> PAGEREF _Toc275250498 \h </w:instrText>
        </w:r>
        <w:r>
          <w:rPr>
            <w:noProof/>
            <w:webHidden/>
          </w:rPr>
        </w:r>
        <w:r>
          <w:rPr>
            <w:noProof/>
            <w:webHidden/>
          </w:rPr>
          <w:fldChar w:fldCharType="separate"/>
        </w:r>
        <w:r w:rsidR="001573B2">
          <w:rPr>
            <w:noProof/>
            <w:webHidden/>
          </w:rPr>
          <w:t>27</w:t>
        </w:r>
        <w:r>
          <w:rPr>
            <w:noProof/>
            <w:webHidden/>
          </w:rPr>
          <w:fldChar w:fldCharType="end"/>
        </w:r>
      </w:hyperlink>
    </w:p>
    <w:p w:rsidR="001573B2" w:rsidRDefault="00A2172D">
      <w:pPr>
        <w:pStyle w:val="TOC1"/>
        <w:tabs>
          <w:tab w:val="left" w:pos="600"/>
        </w:tabs>
        <w:rPr>
          <w:rFonts w:asciiTheme="minorHAnsi" w:eastAsiaTheme="minorEastAsia" w:hAnsiTheme="minorHAnsi" w:cstheme="minorBidi"/>
          <w:b w:val="0"/>
          <w:bCs w:val="0"/>
          <w:caps w:val="0"/>
          <w:noProof/>
          <w:sz w:val="22"/>
          <w:szCs w:val="22"/>
          <w:lang w:val="ro-RO" w:eastAsia="ro-RO"/>
        </w:rPr>
      </w:pPr>
      <w:hyperlink w:anchor="_Toc275250499" w:history="1">
        <w:r w:rsidR="001573B2" w:rsidRPr="000E05A6">
          <w:rPr>
            <w:rStyle w:val="Hyperlink"/>
            <w:noProof/>
            <w:lang w:val="ro-RO"/>
          </w:rPr>
          <w:t>6</w:t>
        </w:r>
        <w:r w:rsidR="001573B2">
          <w:rPr>
            <w:rFonts w:asciiTheme="minorHAnsi" w:eastAsiaTheme="minorEastAsia" w:hAnsiTheme="minorHAnsi" w:cstheme="minorBidi"/>
            <w:b w:val="0"/>
            <w:bCs w:val="0"/>
            <w:caps w:val="0"/>
            <w:noProof/>
            <w:sz w:val="22"/>
            <w:szCs w:val="22"/>
            <w:lang w:val="ro-RO" w:eastAsia="ro-RO"/>
          </w:rPr>
          <w:tab/>
        </w:r>
        <w:r w:rsidR="001573B2" w:rsidRPr="000E05A6">
          <w:rPr>
            <w:rStyle w:val="Hyperlink"/>
            <w:noProof/>
            <w:lang w:val="ro-RO"/>
          </w:rPr>
          <w:t>Informatii inregistrate direct in CRM</w:t>
        </w:r>
        <w:r w:rsidR="001573B2">
          <w:rPr>
            <w:noProof/>
            <w:webHidden/>
          </w:rPr>
          <w:tab/>
        </w:r>
        <w:r>
          <w:rPr>
            <w:noProof/>
            <w:webHidden/>
          </w:rPr>
          <w:fldChar w:fldCharType="begin"/>
        </w:r>
        <w:r w:rsidR="001573B2">
          <w:rPr>
            <w:noProof/>
            <w:webHidden/>
          </w:rPr>
          <w:instrText xml:space="preserve"> PAGEREF _Toc275250499 \h </w:instrText>
        </w:r>
        <w:r>
          <w:rPr>
            <w:noProof/>
            <w:webHidden/>
          </w:rPr>
        </w:r>
        <w:r>
          <w:rPr>
            <w:noProof/>
            <w:webHidden/>
          </w:rPr>
          <w:fldChar w:fldCharType="separate"/>
        </w:r>
        <w:r w:rsidR="001573B2">
          <w:rPr>
            <w:noProof/>
            <w:webHidden/>
          </w:rPr>
          <w:t>29</w:t>
        </w:r>
        <w:r>
          <w:rPr>
            <w:noProof/>
            <w:webHidden/>
          </w:rPr>
          <w:fldChar w:fldCharType="end"/>
        </w:r>
      </w:hyperlink>
    </w:p>
    <w:p w:rsidR="001573B2" w:rsidRDefault="00A2172D">
      <w:pPr>
        <w:pStyle w:val="TOC2"/>
        <w:tabs>
          <w:tab w:val="left" w:pos="880"/>
          <w:tab w:val="right" w:leader="dot" w:pos="9557"/>
        </w:tabs>
        <w:rPr>
          <w:rFonts w:asciiTheme="minorHAnsi" w:eastAsiaTheme="minorEastAsia" w:hAnsiTheme="minorHAnsi" w:cstheme="minorBidi"/>
          <w:smallCaps w:val="0"/>
          <w:noProof/>
          <w:sz w:val="22"/>
          <w:szCs w:val="22"/>
          <w:lang w:val="ro-RO" w:eastAsia="ro-RO"/>
        </w:rPr>
      </w:pPr>
      <w:hyperlink w:anchor="_Toc275250500" w:history="1">
        <w:r w:rsidR="001573B2" w:rsidRPr="000E05A6">
          <w:rPr>
            <w:rStyle w:val="Hyperlink"/>
            <w:noProof/>
            <w:lang w:val="ro-RO"/>
          </w:rPr>
          <w:t>6.1</w:t>
        </w:r>
        <w:r w:rsidR="001573B2">
          <w:rPr>
            <w:rFonts w:asciiTheme="minorHAnsi" w:eastAsiaTheme="minorEastAsia" w:hAnsiTheme="minorHAnsi" w:cstheme="minorBidi"/>
            <w:smallCaps w:val="0"/>
            <w:noProof/>
            <w:sz w:val="22"/>
            <w:szCs w:val="22"/>
            <w:lang w:val="ro-RO" w:eastAsia="ro-RO"/>
          </w:rPr>
          <w:tab/>
        </w:r>
        <w:r w:rsidR="001573B2" w:rsidRPr="000E05A6">
          <w:rPr>
            <w:rStyle w:val="Hyperlink"/>
            <w:noProof/>
            <w:lang w:val="ro-RO"/>
          </w:rPr>
          <w:t>Fisa distribuitorului</w:t>
        </w:r>
        <w:r w:rsidR="001573B2">
          <w:rPr>
            <w:noProof/>
            <w:webHidden/>
          </w:rPr>
          <w:tab/>
        </w:r>
        <w:r>
          <w:rPr>
            <w:noProof/>
            <w:webHidden/>
          </w:rPr>
          <w:fldChar w:fldCharType="begin"/>
        </w:r>
        <w:r w:rsidR="001573B2">
          <w:rPr>
            <w:noProof/>
            <w:webHidden/>
          </w:rPr>
          <w:instrText xml:space="preserve"> PAGEREF _Toc275250500 \h </w:instrText>
        </w:r>
        <w:r>
          <w:rPr>
            <w:noProof/>
            <w:webHidden/>
          </w:rPr>
        </w:r>
        <w:r>
          <w:rPr>
            <w:noProof/>
            <w:webHidden/>
          </w:rPr>
          <w:fldChar w:fldCharType="separate"/>
        </w:r>
        <w:r w:rsidR="001573B2">
          <w:rPr>
            <w:noProof/>
            <w:webHidden/>
          </w:rPr>
          <w:t>29</w:t>
        </w:r>
        <w:r>
          <w:rPr>
            <w:noProof/>
            <w:webHidden/>
          </w:rPr>
          <w:fldChar w:fldCharType="end"/>
        </w:r>
      </w:hyperlink>
    </w:p>
    <w:p w:rsidR="001573B2" w:rsidRDefault="00A2172D">
      <w:pPr>
        <w:pStyle w:val="TOC2"/>
        <w:tabs>
          <w:tab w:val="left" w:pos="880"/>
          <w:tab w:val="right" w:leader="dot" w:pos="9557"/>
        </w:tabs>
        <w:rPr>
          <w:rFonts w:asciiTheme="minorHAnsi" w:eastAsiaTheme="minorEastAsia" w:hAnsiTheme="minorHAnsi" w:cstheme="minorBidi"/>
          <w:smallCaps w:val="0"/>
          <w:noProof/>
          <w:sz w:val="22"/>
          <w:szCs w:val="22"/>
          <w:lang w:val="ro-RO" w:eastAsia="ro-RO"/>
        </w:rPr>
      </w:pPr>
      <w:hyperlink w:anchor="_Toc275250501" w:history="1">
        <w:r w:rsidR="001573B2" w:rsidRPr="000E05A6">
          <w:rPr>
            <w:rStyle w:val="Hyperlink"/>
            <w:noProof/>
            <w:lang w:val="ro-RO"/>
          </w:rPr>
          <w:t>6.2</w:t>
        </w:r>
        <w:r w:rsidR="001573B2">
          <w:rPr>
            <w:rFonts w:asciiTheme="minorHAnsi" w:eastAsiaTheme="minorEastAsia" w:hAnsiTheme="minorHAnsi" w:cstheme="minorBidi"/>
            <w:smallCaps w:val="0"/>
            <w:noProof/>
            <w:sz w:val="22"/>
            <w:szCs w:val="22"/>
            <w:lang w:val="ro-RO" w:eastAsia="ro-RO"/>
          </w:rPr>
          <w:tab/>
        </w:r>
        <w:r w:rsidR="001573B2" w:rsidRPr="000E05A6">
          <w:rPr>
            <w:rStyle w:val="Hyperlink"/>
            <w:noProof/>
            <w:lang w:val="ro-RO"/>
          </w:rPr>
          <w:t>Conditii comerciale distribuitor</w:t>
        </w:r>
        <w:r w:rsidR="001573B2">
          <w:rPr>
            <w:noProof/>
            <w:webHidden/>
          </w:rPr>
          <w:tab/>
        </w:r>
        <w:r>
          <w:rPr>
            <w:noProof/>
            <w:webHidden/>
          </w:rPr>
          <w:fldChar w:fldCharType="begin"/>
        </w:r>
        <w:r w:rsidR="001573B2">
          <w:rPr>
            <w:noProof/>
            <w:webHidden/>
          </w:rPr>
          <w:instrText xml:space="preserve"> PAGEREF _Toc275250501 \h </w:instrText>
        </w:r>
        <w:r>
          <w:rPr>
            <w:noProof/>
            <w:webHidden/>
          </w:rPr>
        </w:r>
        <w:r>
          <w:rPr>
            <w:noProof/>
            <w:webHidden/>
          </w:rPr>
          <w:fldChar w:fldCharType="separate"/>
        </w:r>
        <w:r w:rsidR="001573B2">
          <w:rPr>
            <w:noProof/>
            <w:webHidden/>
          </w:rPr>
          <w:t>30</w:t>
        </w:r>
        <w:r>
          <w:rPr>
            <w:noProof/>
            <w:webHidden/>
          </w:rPr>
          <w:fldChar w:fldCharType="end"/>
        </w:r>
      </w:hyperlink>
    </w:p>
    <w:p w:rsidR="001573B2" w:rsidRDefault="00A2172D">
      <w:pPr>
        <w:pStyle w:val="TOC2"/>
        <w:tabs>
          <w:tab w:val="left" w:pos="880"/>
          <w:tab w:val="right" w:leader="dot" w:pos="9557"/>
        </w:tabs>
        <w:rPr>
          <w:rFonts w:asciiTheme="minorHAnsi" w:eastAsiaTheme="minorEastAsia" w:hAnsiTheme="minorHAnsi" w:cstheme="minorBidi"/>
          <w:smallCaps w:val="0"/>
          <w:noProof/>
          <w:sz w:val="22"/>
          <w:szCs w:val="22"/>
          <w:lang w:val="ro-RO" w:eastAsia="ro-RO"/>
        </w:rPr>
      </w:pPr>
      <w:hyperlink w:anchor="_Toc275250502" w:history="1">
        <w:r w:rsidR="001573B2" w:rsidRPr="000E05A6">
          <w:rPr>
            <w:rStyle w:val="Hyperlink"/>
            <w:noProof/>
            <w:lang w:val="ro-RO"/>
          </w:rPr>
          <w:t>6.3</w:t>
        </w:r>
        <w:r w:rsidR="001573B2">
          <w:rPr>
            <w:rFonts w:asciiTheme="minorHAnsi" w:eastAsiaTheme="minorEastAsia" w:hAnsiTheme="minorHAnsi" w:cstheme="minorBidi"/>
            <w:smallCaps w:val="0"/>
            <w:noProof/>
            <w:sz w:val="22"/>
            <w:szCs w:val="22"/>
            <w:lang w:val="ro-RO" w:eastAsia="ro-RO"/>
          </w:rPr>
          <w:tab/>
        </w:r>
        <w:r w:rsidR="001573B2" w:rsidRPr="000E05A6">
          <w:rPr>
            <w:rStyle w:val="Hyperlink"/>
            <w:noProof/>
            <w:lang w:val="ro-RO"/>
          </w:rPr>
          <w:t>Referat modificare conditii comerciale</w:t>
        </w:r>
        <w:r w:rsidR="001573B2">
          <w:rPr>
            <w:noProof/>
            <w:webHidden/>
          </w:rPr>
          <w:tab/>
        </w:r>
        <w:r>
          <w:rPr>
            <w:noProof/>
            <w:webHidden/>
          </w:rPr>
          <w:fldChar w:fldCharType="begin"/>
        </w:r>
        <w:r w:rsidR="001573B2">
          <w:rPr>
            <w:noProof/>
            <w:webHidden/>
          </w:rPr>
          <w:instrText xml:space="preserve"> PAGEREF _Toc275250502 \h </w:instrText>
        </w:r>
        <w:r>
          <w:rPr>
            <w:noProof/>
            <w:webHidden/>
          </w:rPr>
        </w:r>
        <w:r>
          <w:rPr>
            <w:noProof/>
            <w:webHidden/>
          </w:rPr>
          <w:fldChar w:fldCharType="separate"/>
        </w:r>
        <w:r w:rsidR="001573B2">
          <w:rPr>
            <w:noProof/>
            <w:webHidden/>
          </w:rPr>
          <w:t>30</w:t>
        </w:r>
        <w:r>
          <w:rPr>
            <w:noProof/>
            <w:webHidden/>
          </w:rPr>
          <w:fldChar w:fldCharType="end"/>
        </w:r>
      </w:hyperlink>
    </w:p>
    <w:p w:rsidR="001573B2" w:rsidRDefault="00A2172D">
      <w:pPr>
        <w:pStyle w:val="TOC2"/>
        <w:tabs>
          <w:tab w:val="left" w:pos="880"/>
          <w:tab w:val="right" w:leader="dot" w:pos="9557"/>
        </w:tabs>
        <w:rPr>
          <w:rFonts w:asciiTheme="minorHAnsi" w:eastAsiaTheme="minorEastAsia" w:hAnsiTheme="minorHAnsi" w:cstheme="minorBidi"/>
          <w:smallCaps w:val="0"/>
          <w:noProof/>
          <w:sz w:val="22"/>
          <w:szCs w:val="22"/>
          <w:lang w:val="ro-RO" w:eastAsia="ro-RO"/>
        </w:rPr>
      </w:pPr>
      <w:hyperlink w:anchor="_Toc275250503" w:history="1">
        <w:r w:rsidR="001573B2" w:rsidRPr="000E05A6">
          <w:rPr>
            <w:rStyle w:val="Hyperlink"/>
            <w:noProof/>
            <w:lang w:val="ro-RO"/>
          </w:rPr>
          <w:t>6.4</w:t>
        </w:r>
        <w:r w:rsidR="001573B2">
          <w:rPr>
            <w:rFonts w:asciiTheme="minorHAnsi" w:eastAsiaTheme="minorEastAsia" w:hAnsiTheme="minorHAnsi" w:cstheme="minorBidi"/>
            <w:smallCaps w:val="0"/>
            <w:noProof/>
            <w:sz w:val="22"/>
            <w:szCs w:val="22"/>
            <w:lang w:val="ro-RO" w:eastAsia="ro-RO"/>
          </w:rPr>
          <w:tab/>
        </w:r>
        <w:r w:rsidR="001573B2" w:rsidRPr="000E05A6">
          <w:rPr>
            <w:rStyle w:val="Hyperlink"/>
            <w:noProof/>
            <w:lang w:val="ro-RO"/>
          </w:rPr>
          <w:t>Fisa de client nou</w:t>
        </w:r>
        <w:r w:rsidR="001573B2">
          <w:rPr>
            <w:noProof/>
            <w:webHidden/>
          </w:rPr>
          <w:tab/>
        </w:r>
        <w:r>
          <w:rPr>
            <w:noProof/>
            <w:webHidden/>
          </w:rPr>
          <w:fldChar w:fldCharType="begin"/>
        </w:r>
        <w:r w:rsidR="001573B2">
          <w:rPr>
            <w:noProof/>
            <w:webHidden/>
          </w:rPr>
          <w:instrText xml:space="preserve"> PAGEREF _Toc275250503 \h </w:instrText>
        </w:r>
        <w:r>
          <w:rPr>
            <w:noProof/>
            <w:webHidden/>
          </w:rPr>
        </w:r>
        <w:r>
          <w:rPr>
            <w:noProof/>
            <w:webHidden/>
          </w:rPr>
          <w:fldChar w:fldCharType="separate"/>
        </w:r>
        <w:r w:rsidR="001573B2">
          <w:rPr>
            <w:noProof/>
            <w:webHidden/>
          </w:rPr>
          <w:t>31</w:t>
        </w:r>
        <w:r>
          <w:rPr>
            <w:noProof/>
            <w:webHidden/>
          </w:rPr>
          <w:fldChar w:fldCharType="end"/>
        </w:r>
      </w:hyperlink>
    </w:p>
    <w:p w:rsidR="001573B2" w:rsidRDefault="00A2172D">
      <w:pPr>
        <w:pStyle w:val="TOC2"/>
        <w:tabs>
          <w:tab w:val="left" w:pos="880"/>
          <w:tab w:val="right" w:leader="dot" w:pos="9557"/>
        </w:tabs>
        <w:rPr>
          <w:rFonts w:asciiTheme="minorHAnsi" w:eastAsiaTheme="minorEastAsia" w:hAnsiTheme="minorHAnsi" w:cstheme="minorBidi"/>
          <w:smallCaps w:val="0"/>
          <w:noProof/>
          <w:sz w:val="22"/>
          <w:szCs w:val="22"/>
          <w:lang w:val="ro-RO" w:eastAsia="ro-RO"/>
        </w:rPr>
      </w:pPr>
      <w:hyperlink w:anchor="_Toc275250504" w:history="1">
        <w:r w:rsidR="001573B2" w:rsidRPr="000E05A6">
          <w:rPr>
            <w:rStyle w:val="Hyperlink"/>
            <w:noProof/>
            <w:lang w:val="ro-RO"/>
          </w:rPr>
          <w:t>6.5</w:t>
        </w:r>
        <w:r w:rsidR="001573B2">
          <w:rPr>
            <w:rFonts w:asciiTheme="minorHAnsi" w:eastAsiaTheme="minorEastAsia" w:hAnsiTheme="minorHAnsi" w:cstheme="minorBidi"/>
            <w:smallCaps w:val="0"/>
            <w:noProof/>
            <w:sz w:val="22"/>
            <w:szCs w:val="22"/>
            <w:lang w:val="ro-RO" w:eastAsia="ro-RO"/>
          </w:rPr>
          <w:tab/>
        </w:r>
        <w:r w:rsidR="001573B2" w:rsidRPr="000E05A6">
          <w:rPr>
            <w:rStyle w:val="Hyperlink"/>
            <w:noProof/>
            <w:lang w:val="ro-RO"/>
          </w:rPr>
          <w:t>Informatii competitie</w:t>
        </w:r>
        <w:r w:rsidR="001573B2">
          <w:rPr>
            <w:noProof/>
            <w:webHidden/>
          </w:rPr>
          <w:tab/>
        </w:r>
        <w:r>
          <w:rPr>
            <w:noProof/>
            <w:webHidden/>
          </w:rPr>
          <w:fldChar w:fldCharType="begin"/>
        </w:r>
        <w:r w:rsidR="001573B2">
          <w:rPr>
            <w:noProof/>
            <w:webHidden/>
          </w:rPr>
          <w:instrText xml:space="preserve"> PAGEREF _Toc275250504 \h </w:instrText>
        </w:r>
        <w:r>
          <w:rPr>
            <w:noProof/>
            <w:webHidden/>
          </w:rPr>
        </w:r>
        <w:r>
          <w:rPr>
            <w:noProof/>
            <w:webHidden/>
          </w:rPr>
          <w:fldChar w:fldCharType="separate"/>
        </w:r>
        <w:r w:rsidR="001573B2">
          <w:rPr>
            <w:noProof/>
            <w:webHidden/>
          </w:rPr>
          <w:t>31</w:t>
        </w:r>
        <w:r>
          <w:rPr>
            <w:noProof/>
            <w:webHidden/>
          </w:rPr>
          <w:fldChar w:fldCharType="end"/>
        </w:r>
      </w:hyperlink>
    </w:p>
    <w:p w:rsidR="001573B2" w:rsidRDefault="00A2172D">
      <w:pPr>
        <w:pStyle w:val="TOC3"/>
        <w:tabs>
          <w:tab w:val="left" w:pos="1100"/>
        </w:tabs>
        <w:rPr>
          <w:rFonts w:asciiTheme="minorHAnsi" w:eastAsiaTheme="minorEastAsia" w:hAnsiTheme="minorHAnsi" w:cstheme="minorBidi"/>
          <w:i w:val="0"/>
          <w:iCs w:val="0"/>
          <w:noProof/>
          <w:sz w:val="22"/>
          <w:szCs w:val="22"/>
          <w:lang w:val="ro-RO" w:eastAsia="ro-RO"/>
        </w:rPr>
      </w:pPr>
      <w:hyperlink w:anchor="_Toc275250505" w:history="1">
        <w:r w:rsidR="001573B2" w:rsidRPr="000E05A6">
          <w:rPr>
            <w:rStyle w:val="Hyperlink"/>
            <w:noProof/>
          </w:rPr>
          <w:t>6.5.1</w:t>
        </w:r>
        <w:r w:rsidR="001573B2">
          <w:rPr>
            <w:rFonts w:asciiTheme="minorHAnsi" w:eastAsiaTheme="minorEastAsia" w:hAnsiTheme="minorHAnsi" w:cstheme="minorBidi"/>
            <w:i w:val="0"/>
            <w:iCs w:val="0"/>
            <w:noProof/>
            <w:sz w:val="22"/>
            <w:szCs w:val="22"/>
            <w:lang w:val="ro-RO" w:eastAsia="ro-RO"/>
          </w:rPr>
          <w:tab/>
        </w:r>
        <w:r w:rsidR="001573B2" w:rsidRPr="000E05A6">
          <w:rPr>
            <w:rStyle w:val="Hyperlink"/>
            <w:noProof/>
            <w:lang w:val="ro-RO"/>
          </w:rPr>
          <w:t>Focus pe Produs</w:t>
        </w:r>
        <w:r w:rsidR="001573B2">
          <w:rPr>
            <w:noProof/>
            <w:webHidden/>
          </w:rPr>
          <w:tab/>
        </w:r>
        <w:r>
          <w:rPr>
            <w:noProof/>
            <w:webHidden/>
          </w:rPr>
          <w:fldChar w:fldCharType="begin"/>
        </w:r>
        <w:r w:rsidR="001573B2">
          <w:rPr>
            <w:noProof/>
            <w:webHidden/>
          </w:rPr>
          <w:instrText xml:space="preserve"> PAGEREF _Toc275250505 \h </w:instrText>
        </w:r>
        <w:r>
          <w:rPr>
            <w:noProof/>
            <w:webHidden/>
          </w:rPr>
        </w:r>
        <w:r>
          <w:rPr>
            <w:noProof/>
            <w:webHidden/>
          </w:rPr>
          <w:fldChar w:fldCharType="separate"/>
        </w:r>
        <w:r w:rsidR="001573B2">
          <w:rPr>
            <w:noProof/>
            <w:webHidden/>
          </w:rPr>
          <w:t>31</w:t>
        </w:r>
        <w:r>
          <w:rPr>
            <w:noProof/>
            <w:webHidden/>
          </w:rPr>
          <w:fldChar w:fldCharType="end"/>
        </w:r>
      </w:hyperlink>
    </w:p>
    <w:p w:rsidR="001573B2" w:rsidRDefault="00A2172D">
      <w:pPr>
        <w:pStyle w:val="TOC3"/>
        <w:tabs>
          <w:tab w:val="left" w:pos="1100"/>
        </w:tabs>
        <w:rPr>
          <w:rFonts w:asciiTheme="minorHAnsi" w:eastAsiaTheme="minorEastAsia" w:hAnsiTheme="minorHAnsi" w:cstheme="minorBidi"/>
          <w:i w:val="0"/>
          <w:iCs w:val="0"/>
          <w:noProof/>
          <w:sz w:val="22"/>
          <w:szCs w:val="22"/>
          <w:lang w:val="ro-RO" w:eastAsia="ro-RO"/>
        </w:rPr>
      </w:pPr>
      <w:hyperlink w:anchor="_Toc275250506" w:history="1">
        <w:r w:rsidR="001573B2" w:rsidRPr="000E05A6">
          <w:rPr>
            <w:rStyle w:val="Hyperlink"/>
            <w:noProof/>
          </w:rPr>
          <w:t>6.5.2</w:t>
        </w:r>
        <w:r w:rsidR="001573B2">
          <w:rPr>
            <w:rFonts w:asciiTheme="minorHAnsi" w:eastAsiaTheme="minorEastAsia" w:hAnsiTheme="minorHAnsi" w:cstheme="minorBidi"/>
            <w:i w:val="0"/>
            <w:iCs w:val="0"/>
            <w:noProof/>
            <w:sz w:val="22"/>
            <w:szCs w:val="22"/>
            <w:lang w:val="ro-RO" w:eastAsia="ro-RO"/>
          </w:rPr>
          <w:tab/>
        </w:r>
        <w:r w:rsidR="001573B2" w:rsidRPr="000E05A6">
          <w:rPr>
            <w:rStyle w:val="Hyperlink"/>
            <w:noProof/>
          </w:rPr>
          <w:t>Produse de interes</w:t>
        </w:r>
        <w:r w:rsidR="001573B2">
          <w:rPr>
            <w:noProof/>
            <w:webHidden/>
          </w:rPr>
          <w:tab/>
        </w:r>
        <w:r>
          <w:rPr>
            <w:noProof/>
            <w:webHidden/>
          </w:rPr>
          <w:fldChar w:fldCharType="begin"/>
        </w:r>
        <w:r w:rsidR="001573B2">
          <w:rPr>
            <w:noProof/>
            <w:webHidden/>
          </w:rPr>
          <w:instrText xml:space="preserve"> PAGEREF _Toc275250506 \h </w:instrText>
        </w:r>
        <w:r>
          <w:rPr>
            <w:noProof/>
            <w:webHidden/>
          </w:rPr>
        </w:r>
        <w:r>
          <w:rPr>
            <w:noProof/>
            <w:webHidden/>
          </w:rPr>
          <w:fldChar w:fldCharType="separate"/>
        </w:r>
        <w:r w:rsidR="001573B2">
          <w:rPr>
            <w:noProof/>
            <w:webHidden/>
          </w:rPr>
          <w:t>32</w:t>
        </w:r>
        <w:r>
          <w:rPr>
            <w:noProof/>
            <w:webHidden/>
          </w:rPr>
          <w:fldChar w:fldCharType="end"/>
        </w:r>
      </w:hyperlink>
    </w:p>
    <w:p w:rsidR="001573B2" w:rsidRDefault="00A2172D">
      <w:pPr>
        <w:pStyle w:val="TOC3"/>
        <w:tabs>
          <w:tab w:val="left" w:pos="1100"/>
        </w:tabs>
        <w:rPr>
          <w:rFonts w:asciiTheme="minorHAnsi" w:eastAsiaTheme="minorEastAsia" w:hAnsiTheme="minorHAnsi" w:cstheme="minorBidi"/>
          <w:i w:val="0"/>
          <w:iCs w:val="0"/>
          <w:noProof/>
          <w:sz w:val="22"/>
          <w:szCs w:val="22"/>
          <w:lang w:val="ro-RO" w:eastAsia="ro-RO"/>
        </w:rPr>
      </w:pPr>
      <w:hyperlink w:anchor="_Toc275250507" w:history="1">
        <w:r w:rsidR="001573B2" w:rsidRPr="000E05A6">
          <w:rPr>
            <w:rStyle w:val="Hyperlink"/>
            <w:noProof/>
          </w:rPr>
          <w:t>6.5.3</w:t>
        </w:r>
        <w:r w:rsidR="001573B2">
          <w:rPr>
            <w:rFonts w:asciiTheme="minorHAnsi" w:eastAsiaTheme="minorEastAsia" w:hAnsiTheme="minorHAnsi" w:cstheme="minorBidi"/>
            <w:i w:val="0"/>
            <w:iCs w:val="0"/>
            <w:noProof/>
            <w:sz w:val="22"/>
            <w:szCs w:val="22"/>
            <w:lang w:val="ro-RO" w:eastAsia="ro-RO"/>
          </w:rPr>
          <w:tab/>
        </w:r>
        <w:r w:rsidR="001573B2" w:rsidRPr="000E05A6">
          <w:rPr>
            <w:rStyle w:val="Hyperlink"/>
            <w:noProof/>
          </w:rPr>
          <w:t>Preturi Produse Competitie</w:t>
        </w:r>
        <w:r w:rsidR="001573B2">
          <w:rPr>
            <w:noProof/>
            <w:webHidden/>
          </w:rPr>
          <w:tab/>
        </w:r>
        <w:r>
          <w:rPr>
            <w:noProof/>
            <w:webHidden/>
          </w:rPr>
          <w:fldChar w:fldCharType="begin"/>
        </w:r>
        <w:r w:rsidR="001573B2">
          <w:rPr>
            <w:noProof/>
            <w:webHidden/>
          </w:rPr>
          <w:instrText xml:space="preserve"> PAGEREF _Toc275250507 \h </w:instrText>
        </w:r>
        <w:r>
          <w:rPr>
            <w:noProof/>
            <w:webHidden/>
          </w:rPr>
        </w:r>
        <w:r>
          <w:rPr>
            <w:noProof/>
            <w:webHidden/>
          </w:rPr>
          <w:fldChar w:fldCharType="separate"/>
        </w:r>
        <w:r w:rsidR="001573B2">
          <w:rPr>
            <w:noProof/>
            <w:webHidden/>
          </w:rPr>
          <w:t>32</w:t>
        </w:r>
        <w:r>
          <w:rPr>
            <w:noProof/>
            <w:webHidden/>
          </w:rPr>
          <w:fldChar w:fldCharType="end"/>
        </w:r>
      </w:hyperlink>
    </w:p>
    <w:p w:rsidR="001573B2" w:rsidRDefault="00A2172D">
      <w:pPr>
        <w:pStyle w:val="TOC3"/>
        <w:tabs>
          <w:tab w:val="left" w:pos="1100"/>
        </w:tabs>
        <w:rPr>
          <w:rFonts w:asciiTheme="minorHAnsi" w:eastAsiaTheme="minorEastAsia" w:hAnsiTheme="minorHAnsi" w:cstheme="minorBidi"/>
          <w:i w:val="0"/>
          <w:iCs w:val="0"/>
          <w:noProof/>
          <w:sz w:val="22"/>
          <w:szCs w:val="22"/>
          <w:lang w:val="ro-RO" w:eastAsia="ro-RO"/>
        </w:rPr>
      </w:pPr>
      <w:hyperlink w:anchor="_Toc275250508" w:history="1">
        <w:r w:rsidR="001573B2" w:rsidRPr="000E05A6">
          <w:rPr>
            <w:rStyle w:val="Hyperlink"/>
            <w:noProof/>
          </w:rPr>
          <w:t>6.5.4</w:t>
        </w:r>
        <w:r w:rsidR="001573B2">
          <w:rPr>
            <w:rFonts w:asciiTheme="minorHAnsi" w:eastAsiaTheme="minorEastAsia" w:hAnsiTheme="minorHAnsi" w:cstheme="minorBidi"/>
            <w:i w:val="0"/>
            <w:iCs w:val="0"/>
            <w:noProof/>
            <w:sz w:val="22"/>
            <w:szCs w:val="22"/>
            <w:lang w:val="ro-RO" w:eastAsia="ro-RO"/>
          </w:rPr>
          <w:tab/>
        </w:r>
        <w:r w:rsidR="001573B2" w:rsidRPr="000E05A6">
          <w:rPr>
            <w:rStyle w:val="Hyperlink"/>
            <w:noProof/>
          </w:rPr>
          <w:t>Promotii si activitati de marketing ale competitiei</w:t>
        </w:r>
        <w:r w:rsidR="001573B2">
          <w:rPr>
            <w:noProof/>
            <w:webHidden/>
          </w:rPr>
          <w:tab/>
        </w:r>
        <w:r>
          <w:rPr>
            <w:noProof/>
            <w:webHidden/>
          </w:rPr>
          <w:fldChar w:fldCharType="begin"/>
        </w:r>
        <w:r w:rsidR="001573B2">
          <w:rPr>
            <w:noProof/>
            <w:webHidden/>
          </w:rPr>
          <w:instrText xml:space="preserve"> PAGEREF _Toc275250508 \h </w:instrText>
        </w:r>
        <w:r>
          <w:rPr>
            <w:noProof/>
            <w:webHidden/>
          </w:rPr>
        </w:r>
        <w:r>
          <w:rPr>
            <w:noProof/>
            <w:webHidden/>
          </w:rPr>
          <w:fldChar w:fldCharType="separate"/>
        </w:r>
        <w:r w:rsidR="001573B2">
          <w:rPr>
            <w:noProof/>
            <w:webHidden/>
          </w:rPr>
          <w:t>32</w:t>
        </w:r>
        <w:r>
          <w:rPr>
            <w:noProof/>
            <w:webHidden/>
          </w:rPr>
          <w:fldChar w:fldCharType="end"/>
        </w:r>
      </w:hyperlink>
    </w:p>
    <w:p w:rsidR="001573B2" w:rsidRDefault="00A2172D">
      <w:pPr>
        <w:pStyle w:val="TOC2"/>
        <w:tabs>
          <w:tab w:val="left" w:pos="880"/>
          <w:tab w:val="right" w:leader="dot" w:pos="9557"/>
        </w:tabs>
        <w:rPr>
          <w:rFonts w:asciiTheme="minorHAnsi" w:eastAsiaTheme="minorEastAsia" w:hAnsiTheme="minorHAnsi" w:cstheme="minorBidi"/>
          <w:smallCaps w:val="0"/>
          <w:noProof/>
          <w:sz w:val="22"/>
          <w:szCs w:val="22"/>
          <w:lang w:val="ro-RO" w:eastAsia="ro-RO"/>
        </w:rPr>
      </w:pPr>
      <w:hyperlink w:anchor="_Toc275250509" w:history="1">
        <w:r w:rsidR="001573B2" w:rsidRPr="000E05A6">
          <w:rPr>
            <w:rStyle w:val="Hyperlink"/>
            <w:noProof/>
            <w:lang w:val="ro-RO"/>
          </w:rPr>
          <w:t>6.6</w:t>
        </w:r>
        <w:r w:rsidR="001573B2">
          <w:rPr>
            <w:rFonts w:asciiTheme="minorHAnsi" w:eastAsiaTheme="minorEastAsia" w:hAnsiTheme="minorHAnsi" w:cstheme="minorBidi"/>
            <w:smallCaps w:val="0"/>
            <w:noProof/>
            <w:sz w:val="22"/>
            <w:szCs w:val="22"/>
            <w:lang w:val="ro-RO" w:eastAsia="ro-RO"/>
          </w:rPr>
          <w:tab/>
        </w:r>
        <w:r w:rsidR="001573B2" w:rsidRPr="000E05A6">
          <w:rPr>
            <w:rStyle w:val="Hyperlink"/>
            <w:noProof/>
            <w:lang w:val="ro-RO"/>
          </w:rPr>
          <w:t>Target</w:t>
        </w:r>
        <w:r w:rsidR="001573B2">
          <w:rPr>
            <w:noProof/>
            <w:webHidden/>
          </w:rPr>
          <w:tab/>
        </w:r>
        <w:r>
          <w:rPr>
            <w:noProof/>
            <w:webHidden/>
          </w:rPr>
          <w:fldChar w:fldCharType="begin"/>
        </w:r>
        <w:r w:rsidR="001573B2">
          <w:rPr>
            <w:noProof/>
            <w:webHidden/>
          </w:rPr>
          <w:instrText xml:space="preserve"> PAGEREF _Toc275250509 \h </w:instrText>
        </w:r>
        <w:r>
          <w:rPr>
            <w:noProof/>
            <w:webHidden/>
          </w:rPr>
        </w:r>
        <w:r>
          <w:rPr>
            <w:noProof/>
            <w:webHidden/>
          </w:rPr>
          <w:fldChar w:fldCharType="separate"/>
        </w:r>
        <w:r w:rsidR="001573B2">
          <w:rPr>
            <w:noProof/>
            <w:webHidden/>
          </w:rPr>
          <w:t>33</w:t>
        </w:r>
        <w:r>
          <w:rPr>
            <w:noProof/>
            <w:webHidden/>
          </w:rPr>
          <w:fldChar w:fldCharType="end"/>
        </w:r>
      </w:hyperlink>
    </w:p>
    <w:p w:rsidR="001573B2" w:rsidRDefault="00A2172D">
      <w:pPr>
        <w:pStyle w:val="TOC1"/>
        <w:tabs>
          <w:tab w:val="left" w:pos="600"/>
        </w:tabs>
        <w:rPr>
          <w:rFonts w:asciiTheme="minorHAnsi" w:eastAsiaTheme="minorEastAsia" w:hAnsiTheme="minorHAnsi" w:cstheme="minorBidi"/>
          <w:b w:val="0"/>
          <w:bCs w:val="0"/>
          <w:caps w:val="0"/>
          <w:noProof/>
          <w:sz w:val="22"/>
          <w:szCs w:val="22"/>
          <w:lang w:val="ro-RO" w:eastAsia="ro-RO"/>
        </w:rPr>
      </w:pPr>
      <w:hyperlink w:anchor="_Toc275250510" w:history="1">
        <w:r w:rsidR="001573B2" w:rsidRPr="000E05A6">
          <w:rPr>
            <w:rStyle w:val="Hyperlink"/>
            <w:noProof/>
            <w:lang w:val="ro-RO"/>
          </w:rPr>
          <w:t>7</w:t>
        </w:r>
        <w:r w:rsidR="001573B2">
          <w:rPr>
            <w:rFonts w:asciiTheme="minorHAnsi" w:eastAsiaTheme="minorEastAsia" w:hAnsiTheme="minorHAnsi" w:cstheme="minorBidi"/>
            <w:b w:val="0"/>
            <w:bCs w:val="0"/>
            <w:caps w:val="0"/>
            <w:noProof/>
            <w:sz w:val="22"/>
            <w:szCs w:val="22"/>
            <w:lang w:val="ro-RO" w:eastAsia="ro-RO"/>
          </w:rPr>
          <w:tab/>
        </w:r>
        <w:r w:rsidR="001573B2" w:rsidRPr="000E05A6">
          <w:rPr>
            <w:rStyle w:val="Hyperlink"/>
            <w:noProof/>
            <w:lang w:val="ro-RO"/>
          </w:rPr>
          <w:t>Rapoarte</w:t>
        </w:r>
        <w:r w:rsidR="001573B2">
          <w:rPr>
            <w:noProof/>
            <w:webHidden/>
          </w:rPr>
          <w:tab/>
        </w:r>
        <w:r>
          <w:rPr>
            <w:noProof/>
            <w:webHidden/>
          </w:rPr>
          <w:fldChar w:fldCharType="begin"/>
        </w:r>
        <w:r w:rsidR="001573B2">
          <w:rPr>
            <w:noProof/>
            <w:webHidden/>
          </w:rPr>
          <w:instrText xml:space="preserve"> PAGEREF _Toc275250510 \h </w:instrText>
        </w:r>
        <w:r>
          <w:rPr>
            <w:noProof/>
            <w:webHidden/>
          </w:rPr>
        </w:r>
        <w:r>
          <w:rPr>
            <w:noProof/>
            <w:webHidden/>
          </w:rPr>
          <w:fldChar w:fldCharType="separate"/>
        </w:r>
        <w:r w:rsidR="001573B2">
          <w:rPr>
            <w:noProof/>
            <w:webHidden/>
          </w:rPr>
          <w:t>35</w:t>
        </w:r>
        <w:r>
          <w:rPr>
            <w:noProof/>
            <w:webHidden/>
          </w:rPr>
          <w:fldChar w:fldCharType="end"/>
        </w:r>
      </w:hyperlink>
    </w:p>
    <w:p w:rsidR="001573B2" w:rsidRDefault="00A2172D">
      <w:pPr>
        <w:pStyle w:val="TOC1"/>
        <w:tabs>
          <w:tab w:val="left" w:pos="600"/>
        </w:tabs>
        <w:rPr>
          <w:rFonts w:asciiTheme="minorHAnsi" w:eastAsiaTheme="minorEastAsia" w:hAnsiTheme="minorHAnsi" w:cstheme="minorBidi"/>
          <w:b w:val="0"/>
          <w:bCs w:val="0"/>
          <w:caps w:val="0"/>
          <w:noProof/>
          <w:sz w:val="22"/>
          <w:szCs w:val="22"/>
          <w:lang w:val="ro-RO" w:eastAsia="ro-RO"/>
        </w:rPr>
      </w:pPr>
      <w:hyperlink w:anchor="_Toc275250511" w:history="1">
        <w:r w:rsidR="001573B2" w:rsidRPr="000E05A6">
          <w:rPr>
            <w:rStyle w:val="Hyperlink"/>
            <w:noProof/>
            <w:lang w:val="ro-RO"/>
          </w:rPr>
          <w:t>8</w:t>
        </w:r>
        <w:r w:rsidR="001573B2">
          <w:rPr>
            <w:rFonts w:asciiTheme="minorHAnsi" w:eastAsiaTheme="minorEastAsia" w:hAnsiTheme="minorHAnsi" w:cstheme="minorBidi"/>
            <w:b w:val="0"/>
            <w:bCs w:val="0"/>
            <w:caps w:val="0"/>
            <w:noProof/>
            <w:sz w:val="22"/>
            <w:szCs w:val="22"/>
            <w:lang w:val="ro-RO" w:eastAsia="ro-RO"/>
          </w:rPr>
          <w:tab/>
        </w:r>
        <w:r w:rsidR="001573B2" w:rsidRPr="000E05A6">
          <w:rPr>
            <w:rStyle w:val="Hyperlink"/>
            <w:noProof/>
            <w:lang w:val="ro-RO"/>
          </w:rPr>
          <w:t>Nivele si drepturi de acces</w:t>
        </w:r>
        <w:r w:rsidR="001573B2">
          <w:rPr>
            <w:noProof/>
            <w:webHidden/>
          </w:rPr>
          <w:tab/>
        </w:r>
        <w:r>
          <w:rPr>
            <w:noProof/>
            <w:webHidden/>
          </w:rPr>
          <w:fldChar w:fldCharType="begin"/>
        </w:r>
        <w:r w:rsidR="001573B2">
          <w:rPr>
            <w:noProof/>
            <w:webHidden/>
          </w:rPr>
          <w:instrText xml:space="preserve"> PAGEREF _Toc275250511 \h </w:instrText>
        </w:r>
        <w:r>
          <w:rPr>
            <w:noProof/>
            <w:webHidden/>
          </w:rPr>
        </w:r>
        <w:r>
          <w:rPr>
            <w:noProof/>
            <w:webHidden/>
          </w:rPr>
          <w:fldChar w:fldCharType="separate"/>
        </w:r>
        <w:r w:rsidR="001573B2">
          <w:rPr>
            <w:noProof/>
            <w:webHidden/>
          </w:rPr>
          <w:t>36</w:t>
        </w:r>
        <w:r>
          <w:rPr>
            <w:noProof/>
            <w:webHidden/>
          </w:rPr>
          <w:fldChar w:fldCharType="end"/>
        </w:r>
      </w:hyperlink>
    </w:p>
    <w:p w:rsidR="001573B2" w:rsidRDefault="00A2172D">
      <w:pPr>
        <w:pStyle w:val="TOC2"/>
        <w:tabs>
          <w:tab w:val="left" w:pos="880"/>
          <w:tab w:val="right" w:leader="dot" w:pos="9557"/>
        </w:tabs>
        <w:rPr>
          <w:rFonts w:asciiTheme="minorHAnsi" w:eastAsiaTheme="minorEastAsia" w:hAnsiTheme="minorHAnsi" w:cstheme="minorBidi"/>
          <w:smallCaps w:val="0"/>
          <w:noProof/>
          <w:sz w:val="22"/>
          <w:szCs w:val="22"/>
          <w:lang w:val="ro-RO" w:eastAsia="ro-RO"/>
        </w:rPr>
      </w:pPr>
      <w:hyperlink w:anchor="_Toc275250512" w:history="1">
        <w:r w:rsidR="001573B2" w:rsidRPr="000E05A6">
          <w:rPr>
            <w:rStyle w:val="Hyperlink"/>
            <w:noProof/>
            <w:lang w:val="ro-RO"/>
          </w:rPr>
          <w:t>8.1</w:t>
        </w:r>
        <w:r w:rsidR="001573B2">
          <w:rPr>
            <w:rFonts w:asciiTheme="minorHAnsi" w:eastAsiaTheme="minorEastAsia" w:hAnsiTheme="minorHAnsi" w:cstheme="minorBidi"/>
            <w:smallCaps w:val="0"/>
            <w:noProof/>
            <w:sz w:val="22"/>
            <w:szCs w:val="22"/>
            <w:lang w:val="ro-RO" w:eastAsia="ro-RO"/>
          </w:rPr>
          <w:tab/>
        </w:r>
        <w:r w:rsidR="001573B2" w:rsidRPr="000E05A6">
          <w:rPr>
            <w:rStyle w:val="Hyperlink"/>
            <w:noProof/>
            <w:lang w:val="ro-RO"/>
          </w:rPr>
          <w:t>Reguli de acces la date</w:t>
        </w:r>
        <w:r w:rsidR="001573B2">
          <w:rPr>
            <w:noProof/>
            <w:webHidden/>
          </w:rPr>
          <w:tab/>
        </w:r>
        <w:r>
          <w:rPr>
            <w:noProof/>
            <w:webHidden/>
          </w:rPr>
          <w:fldChar w:fldCharType="begin"/>
        </w:r>
        <w:r w:rsidR="001573B2">
          <w:rPr>
            <w:noProof/>
            <w:webHidden/>
          </w:rPr>
          <w:instrText xml:space="preserve"> PAGEREF _Toc275250512 \h </w:instrText>
        </w:r>
        <w:r>
          <w:rPr>
            <w:noProof/>
            <w:webHidden/>
          </w:rPr>
        </w:r>
        <w:r>
          <w:rPr>
            <w:noProof/>
            <w:webHidden/>
          </w:rPr>
          <w:fldChar w:fldCharType="separate"/>
        </w:r>
        <w:r w:rsidR="001573B2">
          <w:rPr>
            <w:noProof/>
            <w:webHidden/>
          </w:rPr>
          <w:t>36</w:t>
        </w:r>
        <w:r>
          <w:rPr>
            <w:noProof/>
            <w:webHidden/>
          </w:rPr>
          <w:fldChar w:fldCharType="end"/>
        </w:r>
      </w:hyperlink>
    </w:p>
    <w:p w:rsidR="001573B2" w:rsidRDefault="00A2172D">
      <w:pPr>
        <w:pStyle w:val="TOC2"/>
        <w:tabs>
          <w:tab w:val="left" w:pos="880"/>
          <w:tab w:val="right" w:leader="dot" w:pos="9557"/>
        </w:tabs>
        <w:rPr>
          <w:rFonts w:asciiTheme="minorHAnsi" w:eastAsiaTheme="minorEastAsia" w:hAnsiTheme="minorHAnsi" w:cstheme="minorBidi"/>
          <w:smallCaps w:val="0"/>
          <w:noProof/>
          <w:sz w:val="22"/>
          <w:szCs w:val="22"/>
          <w:lang w:val="ro-RO" w:eastAsia="ro-RO"/>
        </w:rPr>
      </w:pPr>
      <w:hyperlink w:anchor="_Toc275250513" w:history="1">
        <w:r w:rsidR="001573B2" w:rsidRPr="000E05A6">
          <w:rPr>
            <w:rStyle w:val="Hyperlink"/>
            <w:noProof/>
            <w:lang w:val="ro-RO"/>
          </w:rPr>
          <w:t>8.2</w:t>
        </w:r>
        <w:r w:rsidR="001573B2">
          <w:rPr>
            <w:rFonts w:asciiTheme="minorHAnsi" w:eastAsiaTheme="minorEastAsia" w:hAnsiTheme="minorHAnsi" w:cstheme="minorBidi"/>
            <w:smallCaps w:val="0"/>
            <w:noProof/>
            <w:sz w:val="22"/>
            <w:szCs w:val="22"/>
            <w:lang w:val="ro-RO" w:eastAsia="ro-RO"/>
          </w:rPr>
          <w:tab/>
        </w:r>
        <w:r w:rsidR="001573B2" w:rsidRPr="000E05A6">
          <w:rPr>
            <w:rStyle w:val="Hyperlink"/>
            <w:noProof/>
            <w:lang w:val="ro-RO"/>
          </w:rPr>
          <w:t>Drepturi de introducere si editare</w:t>
        </w:r>
        <w:r w:rsidR="001573B2">
          <w:rPr>
            <w:noProof/>
            <w:webHidden/>
          </w:rPr>
          <w:tab/>
        </w:r>
        <w:r>
          <w:rPr>
            <w:noProof/>
            <w:webHidden/>
          </w:rPr>
          <w:fldChar w:fldCharType="begin"/>
        </w:r>
        <w:r w:rsidR="001573B2">
          <w:rPr>
            <w:noProof/>
            <w:webHidden/>
          </w:rPr>
          <w:instrText xml:space="preserve"> PAGEREF _Toc275250513 \h </w:instrText>
        </w:r>
        <w:r>
          <w:rPr>
            <w:noProof/>
            <w:webHidden/>
          </w:rPr>
        </w:r>
        <w:r>
          <w:rPr>
            <w:noProof/>
            <w:webHidden/>
          </w:rPr>
          <w:fldChar w:fldCharType="separate"/>
        </w:r>
        <w:r w:rsidR="001573B2">
          <w:rPr>
            <w:noProof/>
            <w:webHidden/>
          </w:rPr>
          <w:t>37</w:t>
        </w:r>
        <w:r>
          <w:rPr>
            <w:noProof/>
            <w:webHidden/>
          </w:rPr>
          <w:fldChar w:fldCharType="end"/>
        </w:r>
      </w:hyperlink>
    </w:p>
    <w:p w:rsidR="001573B2" w:rsidRDefault="00A2172D">
      <w:pPr>
        <w:pStyle w:val="TOC1"/>
        <w:tabs>
          <w:tab w:val="left" w:pos="600"/>
        </w:tabs>
        <w:rPr>
          <w:rFonts w:asciiTheme="minorHAnsi" w:eastAsiaTheme="minorEastAsia" w:hAnsiTheme="minorHAnsi" w:cstheme="minorBidi"/>
          <w:b w:val="0"/>
          <w:bCs w:val="0"/>
          <w:caps w:val="0"/>
          <w:noProof/>
          <w:sz w:val="22"/>
          <w:szCs w:val="22"/>
          <w:lang w:val="ro-RO" w:eastAsia="ro-RO"/>
        </w:rPr>
      </w:pPr>
      <w:hyperlink w:anchor="_Toc275250514" w:history="1">
        <w:r w:rsidR="001573B2" w:rsidRPr="000E05A6">
          <w:rPr>
            <w:rStyle w:val="Hyperlink"/>
            <w:noProof/>
            <w:lang w:val="ro-RO"/>
          </w:rPr>
          <w:t>9</w:t>
        </w:r>
        <w:r w:rsidR="001573B2">
          <w:rPr>
            <w:rFonts w:asciiTheme="minorHAnsi" w:eastAsiaTheme="minorEastAsia" w:hAnsiTheme="minorHAnsi" w:cstheme="minorBidi"/>
            <w:b w:val="0"/>
            <w:bCs w:val="0"/>
            <w:caps w:val="0"/>
            <w:noProof/>
            <w:sz w:val="22"/>
            <w:szCs w:val="22"/>
            <w:lang w:val="ro-RO" w:eastAsia="ro-RO"/>
          </w:rPr>
          <w:tab/>
        </w:r>
        <w:r w:rsidR="001573B2" w:rsidRPr="000E05A6">
          <w:rPr>
            <w:rStyle w:val="Hyperlink"/>
            <w:noProof/>
            <w:lang w:val="ro-RO"/>
          </w:rPr>
          <w:t>Managementul riscurilor</w:t>
        </w:r>
        <w:r w:rsidR="001573B2">
          <w:rPr>
            <w:noProof/>
            <w:webHidden/>
          </w:rPr>
          <w:tab/>
        </w:r>
        <w:r>
          <w:rPr>
            <w:noProof/>
            <w:webHidden/>
          </w:rPr>
          <w:fldChar w:fldCharType="begin"/>
        </w:r>
        <w:r w:rsidR="001573B2">
          <w:rPr>
            <w:noProof/>
            <w:webHidden/>
          </w:rPr>
          <w:instrText xml:space="preserve"> PAGEREF _Toc275250514 \h </w:instrText>
        </w:r>
        <w:r>
          <w:rPr>
            <w:noProof/>
            <w:webHidden/>
          </w:rPr>
        </w:r>
        <w:r>
          <w:rPr>
            <w:noProof/>
            <w:webHidden/>
          </w:rPr>
          <w:fldChar w:fldCharType="separate"/>
        </w:r>
        <w:r w:rsidR="001573B2">
          <w:rPr>
            <w:noProof/>
            <w:webHidden/>
          </w:rPr>
          <w:t>39</w:t>
        </w:r>
        <w:r>
          <w:rPr>
            <w:noProof/>
            <w:webHidden/>
          </w:rPr>
          <w:fldChar w:fldCharType="end"/>
        </w:r>
      </w:hyperlink>
    </w:p>
    <w:p w:rsidR="003978B4" w:rsidRPr="007D2FFF" w:rsidRDefault="00A2172D" w:rsidP="008711BD">
      <w:pPr>
        <w:pStyle w:val="TOC1"/>
        <w:rPr>
          <w:noProof/>
          <w:lang w:val="ro-RO"/>
        </w:rPr>
      </w:pPr>
      <w:r w:rsidRPr="007D2FFF">
        <w:rPr>
          <w:noProof/>
          <w:lang w:val="ro-RO"/>
        </w:rPr>
        <w:fldChar w:fldCharType="end"/>
      </w:r>
    </w:p>
    <w:p w:rsidR="003978B4" w:rsidRPr="007D2FFF" w:rsidRDefault="003978B4" w:rsidP="003978B4">
      <w:pPr>
        <w:rPr>
          <w:noProof/>
          <w:lang w:val="ro-RO"/>
        </w:rPr>
      </w:pPr>
      <w:r w:rsidRPr="007D2FFF">
        <w:rPr>
          <w:noProof/>
          <w:lang w:val="ro-RO"/>
        </w:rPr>
        <w:tab/>
      </w:r>
    </w:p>
    <w:p w:rsidR="003A2B44" w:rsidRPr="007D2FFF" w:rsidRDefault="003A2B44" w:rsidP="008711BD">
      <w:pPr>
        <w:pStyle w:val="Heading1"/>
        <w:rPr>
          <w:noProof/>
          <w:lang w:val="ro-RO"/>
        </w:rPr>
      </w:pPr>
      <w:bookmarkStart w:id="4" w:name="_Toc272757408"/>
      <w:bookmarkStart w:id="5" w:name="_Toc275250454"/>
      <w:r w:rsidRPr="007D2FFF">
        <w:rPr>
          <w:noProof/>
          <w:lang w:val="ro-RO"/>
        </w:rPr>
        <w:lastRenderedPageBreak/>
        <w:t>Rezumat</w:t>
      </w:r>
      <w:r w:rsidR="00A57F6E" w:rsidRPr="007D2FFF">
        <w:rPr>
          <w:noProof/>
          <w:lang w:val="ro-RO"/>
        </w:rPr>
        <w:t>ul documentului</w:t>
      </w:r>
      <w:bookmarkEnd w:id="4"/>
      <w:bookmarkEnd w:id="5"/>
    </w:p>
    <w:p w:rsidR="00A57F6E" w:rsidRPr="007D2FFF" w:rsidRDefault="00A57F6E" w:rsidP="00A57F6E">
      <w:pPr>
        <w:rPr>
          <w:noProof/>
          <w:lang w:val="ro-RO"/>
        </w:rPr>
      </w:pPr>
    </w:p>
    <w:p w:rsidR="00A57F6E" w:rsidRPr="007D2FFF" w:rsidRDefault="00A57F6E" w:rsidP="00A57F6E">
      <w:pPr>
        <w:pStyle w:val="Heading2"/>
        <w:rPr>
          <w:noProof/>
          <w:lang w:val="ro-RO"/>
        </w:rPr>
      </w:pPr>
      <w:bookmarkStart w:id="6" w:name="_Toc272757409"/>
      <w:bookmarkStart w:id="7" w:name="_Toc275250455"/>
      <w:r w:rsidRPr="007D2FFF">
        <w:rPr>
          <w:noProof/>
          <w:lang w:val="ro-RO"/>
        </w:rPr>
        <w:t>Situatia curenta a Boromir</w:t>
      </w:r>
      <w:bookmarkEnd w:id="6"/>
      <w:bookmarkEnd w:id="7"/>
    </w:p>
    <w:p w:rsidR="00A33584" w:rsidRDefault="00A33584" w:rsidP="00A57F6E">
      <w:pPr>
        <w:rPr>
          <w:noProof/>
          <w:lang w:val="ro-RO"/>
        </w:rPr>
      </w:pPr>
    </w:p>
    <w:p w:rsidR="00A57F6E" w:rsidRDefault="00A33584" w:rsidP="00A57F6E">
      <w:pPr>
        <w:rPr>
          <w:noProof/>
          <w:lang w:val="ro-RO"/>
        </w:rPr>
      </w:pPr>
      <w:r>
        <w:rPr>
          <w:noProof/>
          <w:lang w:val="ro-RO"/>
        </w:rPr>
        <w:t>In acest moment Boromir dispun</w:t>
      </w:r>
      <w:r w:rsidR="00562D31">
        <w:rPr>
          <w:noProof/>
          <w:lang w:val="ro-RO"/>
        </w:rPr>
        <w:t xml:space="preserve">e </w:t>
      </w:r>
      <w:r>
        <w:rPr>
          <w:noProof/>
          <w:lang w:val="ro-RO"/>
        </w:rPr>
        <w:t>de 3 sisteme informatice. Aceste sisteme sunt folosite pentru</w:t>
      </w:r>
      <w:r w:rsidR="004E6169">
        <w:rPr>
          <w:noProof/>
          <w:lang w:val="ro-RO"/>
        </w:rPr>
        <w:t xml:space="preserve"> a acoperi strict</w:t>
      </w:r>
      <w:r w:rsidR="00005F7F">
        <w:rPr>
          <w:noProof/>
          <w:lang w:val="ro-RO"/>
        </w:rPr>
        <w:t xml:space="preserve"> o</w:t>
      </w:r>
      <w:r>
        <w:rPr>
          <w:noProof/>
          <w:lang w:val="ro-RO"/>
        </w:rPr>
        <w:t xml:space="preserve"> zona de business. </w:t>
      </w:r>
      <w:r w:rsidR="00005F7F">
        <w:rPr>
          <w:noProof/>
          <w:lang w:val="ro-RO"/>
        </w:rPr>
        <w:t>Descrierea acestor sisteme ne ajuta sa determinam ce zone de business nu sunt deja acoperite si ce valoare aduce un sistem de tip CRM in organizatie.</w:t>
      </w:r>
    </w:p>
    <w:p w:rsidR="00A33584" w:rsidRDefault="00A33584" w:rsidP="00A57F6E">
      <w:pPr>
        <w:rPr>
          <w:noProof/>
          <w:lang w:val="ro-RO"/>
        </w:rPr>
      </w:pPr>
    </w:p>
    <w:p w:rsidR="00A33584" w:rsidRDefault="00005F7F" w:rsidP="00A33584">
      <w:pPr>
        <w:pStyle w:val="Heading3"/>
        <w:rPr>
          <w:noProof/>
        </w:rPr>
      </w:pPr>
      <w:bookmarkStart w:id="8" w:name="_Toc275250456"/>
      <w:r>
        <w:rPr>
          <w:noProof/>
        </w:rPr>
        <w:t>i</w:t>
      </w:r>
      <w:r w:rsidR="00A33584">
        <w:rPr>
          <w:noProof/>
        </w:rPr>
        <w:t>Scala</w:t>
      </w:r>
      <w:bookmarkEnd w:id="8"/>
    </w:p>
    <w:p w:rsidR="00005F7F" w:rsidRDefault="000640FC" w:rsidP="00A33584">
      <w:pPr>
        <w:rPr>
          <w:lang w:val="en-GB"/>
        </w:rPr>
      </w:pPr>
      <w:r>
        <w:rPr>
          <w:lang w:val="en-GB"/>
        </w:rPr>
        <w:t>Scala este sistemul ERP din organizatie care este menit sa culeaga, sa proceseze si sa</w:t>
      </w:r>
      <w:r w:rsidR="00005F7F">
        <w:rPr>
          <w:lang w:val="en-GB"/>
        </w:rPr>
        <w:t xml:space="preserve"> raporteze informatiile </w:t>
      </w:r>
      <w:r w:rsidR="003010A8">
        <w:rPr>
          <w:lang w:val="en-GB"/>
        </w:rPr>
        <w:t>cantitativ</w:t>
      </w:r>
      <w:r w:rsidR="00562D31">
        <w:rPr>
          <w:lang w:val="en-GB"/>
        </w:rPr>
        <w:t xml:space="preserve"> </w:t>
      </w:r>
      <w:proofErr w:type="gramStart"/>
      <w:r w:rsidR="00562D31">
        <w:rPr>
          <w:lang w:val="en-GB"/>
        </w:rPr>
        <w:t xml:space="preserve">valorice </w:t>
      </w:r>
      <w:r w:rsidR="003010A8">
        <w:rPr>
          <w:lang w:val="en-GB"/>
        </w:rPr>
        <w:t>,</w:t>
      </w:r>
      <w:proofErr w:type="gramEnd"/>
      <w:r w:rsidR="00005F7F">
        <w:rPr>
          <w:lang w:val="en-GB"/>
        </w:rPr>
        <w:t xml:space="preserve"> realizate</w:t>
      </w:r>
      <w:r>
        <w:rPr>
          <w:lang w:val="en-GB"/>
        </w:rPr>
        <w:t xml:space="preserve"> </w:t>
      </w:r>
      <w:r w:rsidR="00562D31">
        <w:rPr>
          <w:lang w:val="en-GB"/>
        </w:rPr>
        <w:t>de catre organizatiile din cadrul grupului Boromir</w:t>
      </w:r>
      <w:r w:rsidR="00005F7F">
        <w:rPr>
          <w:lang w:val="en-GB"/>
        </w:rPr>
        <w:t xml:space="preserve">. ERP-ul, din punctul de vedere al vanzarilor, </w:t>
      </w:r>
      <w:proofErr w:type="gramStart"/>
      <w:r w:rsidR="00005F7F">
        <w:rPr>
          <w:lang w:val="en-GB"/>
        </w:rPr>
        <w:t>este</w:t>
      </w:r>
      <w:proofErr w:type="gramEnd"/>
      <w:r w:rsidR="00005F7F">
        <w:rPr>
          <w:lang w:val="en-GB"/>
        </w:rPr>
        <w:t xml:space="preserve"> centrat pe clientii directi. </w:t>
      </w:r>
      <w:proofErr w:type="gramStart"/>
      <w:r w:rsidR="00005F7F">
        <w:rPr>
          <w:lang w:val="en-GB"/>
        </w:rPr>
        <w:t xml:space="preserve">Catre acesti clienti Boromir factureaza si de la acesti clienti Boromir </w:t>
      </w:r>
      <w:r w:rsidR="00562D31">
        <w:rPr>
          <w:lang w:val="en-GB"/>
        </w:rPr>
        <w:t>incaseaza</w:t>
      </w:r>
      <w:r w:rsidR="00005F7F">
        <w:rPr>
          <w:lang w:val="en-GB"/>
        </w:rPr>
        <w:t>.</w:t>
      </w:r>
      <w:proofErr w:type="gramEnd"/>
      <w:r w:rsidR="00005F7F">
        <w:rPr>
          <w:lang w:val="en-GB"/>
        </w:rPr>
        <w:t xml:space="preserve"> Informatiile din teren care nu sunt strict legate de acestia nu sunt scopul ERP-ului. </w:t>
      </w:r>
    </w:p>
    <w:p w:rsidR="00A33584" w:rsidRDefault="00005F7F" w:rsidP="00A33584">
      <w:pPr>
        <w:rPr>
          <w:lang w:val="en-GB"/>
        </w:rPr>
      </w:pPr>
      <w:r>
        <w:rPr>
          <w:lang w:val="en-GB"/>
        </w:rPr>
        <w:t xml:space="preserve">De asemenea informatiile calitative legate de zona de vanzari nu sunt in nici </w:t>
      </w:r>
      <w:proofErr w:type="gramStart"/>
      <w:r>
        <w:rPr>
          <w:lang w:val="en-GB"/>
        </w:rPr>
        <w:t>un</w:t>
      </w:r>
      <w:proofErr w:type="gramEnd"/>
      <w:r>
        <w:rPr>
          <w:lang w:val="en-GB"/>
        </w:rPr>
        <w:t xml:space="preserve"> fel stocate in Scala.</w:t>
      </w:r>
    </w:p>
    <w:p w:rsidR="00270273" w:rsidRDefault="00270273" w:rsidP="00A33584">
      <w:pPr>
        <w:rPr>
          <w:lang w:val="en-GB"/>
        </w:rPr>
      </w:pPr>
      <w:r>
        <w:rPr>
          <w:lang w:val="en-GB"/>
        </w:rPr>
        <w:t xml:space="preserve">In plus informatiile din Scala sunt separate pe cele 3 companii </w:t>
      </w:r>
      <w:r w:rsidR="00391B63">
        <w:rPr>
          <w:lang w:val="en-GB"/>
        </w:rPr>
        <w:t>din organizatie</w:t>
      </w:r>
      <w:r>
        <w:rPr>
          <w:lang w:val="en-GB"/>
        </w:rPr>
        <w:t xml:space="preserve">. Din acest motiv la acest moment </w:t>
      </w:r>
      <w:proofErr w:type="gramStart"/>
      <w:r w:rsidR="00562D31">
        <w:rPr>
          <w:lang w:val="en-GB"/>
        </w:rPr>
        <w:t>este</w:t>
      </w:r>
      <w:proofErr w:type="gramEnd"/>
      <w:r w:rsidR="00562D31">
        <w:rPr>
          <w:lang w:val="en-GB"/>
        </w:rPr>
        <w:t xml:space="preserve"> relativ dificil sa se obtina informatia agregata la nivelul grupului</w:t>
      </w:r>
      <w:r>
        <w:rPr>
          <w:lang w:val="en-GB"/>
        </w:rPr>
        <w:t xml:space="preserve"> in ceea ce priveste zona de vanzari si produse</w:t>
      </w:r>
      <w:r w:rsidR="00562D31">
        <w:rPr>
          <w:lang w:val="en-GB"/>
        </w:rPr>
        <w:t xml:space="preserve"> (sunt necesare procesari suplimentare)</w:t>
      </w:r>
      <w:r>
        <w:rPr>
          <w:lang w:val="en-GB"/>
        </w:rPr>
        <w:t>.</w:t>
      </w:r>
    </w:p>
    <w:p w:rsidR="002A3B43" w:rsidRDefault="002A3B43" w:rsidP="00A33584">
      <w:pPr>
        <w:rPr>
          <w:lang w:val="en-GB"/>
        </w:rPr>
      </w:pPr>
      <w:proofErr w:type="gramStart"/>
      <w:r>
        <w:rPr>
          <w:lang w:val="en-GB"/>
        </w:rPr>
        <w:t>Principala problema o reprezinta clasificarile articolelor de stoc diferite in cele 3 companii.</w:t>
      </w:r>
      <w:proofErr w:type="gramEnd"/>
      <w:r w:rsidR="008F18A4">
        <w:rPr>
          <w:lang w:val="en-GB"/>
        </w:rPr>
        <w:t xml:space="preserve"> </w:t>
      </w:r>
      <w:proofErr w:type="gramStart"/>
      <w:r w:rsidR="008F18A4">
        <w:rPr>
          <w:lang w:val="en-GB"/>
        </w:rPr>
        <w:t>Aceasta problema a generat dificultati in implementarea de QlikView pentru realizarea unei raportari centralizate.</w:t>
      </w:r>
      <w:proofErr w:type="gramEnd"/>
    </w:p>
    <w:p w:rsidR="00871AAC" w:rsidRDefault="00562D31" w:rsidP="00A33584">
      <w:pPr>
        <w:rPr>
          <w:lang w:val="en-GB"/>
        </w:rPr>
      </w:pPr>
      <w:proofErr w:type="gramStart"/>
      <w:r>
        <w:rPr>
          <w:lang w:val="en-GB"/>
        </w:rPr>
        <w:t xml:space="preserve">In acest moment, iScala acopera cu precadere zonele </w:t>
      </w:r>
      <w:r w:rsidR="00871AAC" w:rsidRPr="00F827EC">
        <w:rPr>
          <w:b/>
          <w:lang w:val="en-GB"/>
        </w:rPr>
        <w:t>financiar contabil</w:t>
      </w:r>
      <w:r>
        <w:rPr>
          <w:b/>
          <w:lang w:val="en-GB"/>
        </w:rPr>
        <w:t xml:space="preserve"> </w:t>
      </w:r>
      <w:r w:rsidRPr="00BC0E0C">
        <w:rPr>
          <w:lang w:val="en-GB"/>
        </w:rPr>
        <w:t>precum si</w:t>
      </w:r>
      <w:r>
        <w:rPr>
          <w:b/>
          <w:lang w:val="en-GB"/>
        </w:rPr>
        <w:t xml:space="preserve"> </w:t>
      </w:r>
      <w:r w:rsidRPr="00BC0E0C">
        <w:rPr>
          <w:lang w:val="en-GB"/>
        </w:rPr>
        <w:t>cele</w:t>
      </w:r>
      <w:r>
        <w:rPr>
          <w:b/>
          <w:lang w:val="en-GB"/>
        </w:rPr>
        <w:t xml:space="preserve"> logistice</w:t>
      </w:r>
      <w:r w:rsidR="00871AAC">
        <w:rPr>
          <w:lang w:val="en-GB"/>
        </w:rPr>
        <w:t>.</w:t>
      </w:r>
      <w:proofErr w:type="gramEnd"/>
    </w:p>
    <w:p w:rsidR="009A4C09" w:rsidRDefault="00871AAC" w:rsidP="00A33584">
      <w:pPr>
        <w:rPr>
          <w:lang w:val="en-GB"/>
        </w:rPr>
      </w:pPr>
      <w:r>
        <w:rPr>
          <w:lang w:val="en-GB"/>
        </w:rPr>
        <w:t xml:space="preserve">Cei care extrag date din </w:t>
      </w:r>
      <w:r w:rsidR="00562D31">
        <w:rPr>
          <w:lang w:val="en-GB"/>
        </w:rPr>
        <w:t>ERP</w:t>
      </w:r>
      <w:r>
        <w:rPr>
          <w:lang w:val="en-GB"/>
        </w:rPr>
        <w:t xml:space="preserve"> in acest moment sunt </w:t>
      </w:r>
      <w:r w:rsidR="00562D31">
        <w:rPr>
          <w:lang w:val="en-GB"/>
        </w:rPr>
        <w:t>membri ai</w:t>
      </w:r>
      <w:r>
        <w:rPr>
          <w:lang w:val="en-GB"/>
        </w:rPr>
        <w:t xml:space="preserve"> </w:t>
      </w:r>
      <w:r w:rsidRPr="00F827EC">
        <w:rPr>
          <w:b/>
          <w:lang w:val="en-GB"/>
        </w:rPr>
        <w:t>depart</w:t>
      </w:r>
      <w:r w:rsidR="00F827EC" w:rsidRPr="00F827EC">
        <w:rPr>
          <w:b/>
          <w:lang w:val="en-GB"/>
        </w:rPr>
        <w:t>a</w:t>
      </w:r>
      <w:r w:rsidRPr="00F827EC">
        <w:rPr>
          <w:b/>
          <w:lang w:val="en-GB"/>
        </w:rPr>
        <w:t>mentul</w:t>
      </w:r>
      <w:r w:rsidR="00562D31">
        <w:rPr>
          <w:b/>
          <w:lang w:val="en-GB"/>
        </w:rPr>
        <w:t>ui</w:t>
      </w:r>
      <w:r w:rsidRPr="00F827EC">
        <w:rPr>
          <w:b/>
          <w:lang w:val="en-GB"/>
        </w:rPr>
        <w:t xml:space="preserve"> financiar contabil</w:t>
      </w:r>
      <w:r>
        <w:rPr>
          <w:lang w:val="en-GB"/>
        </w:rPr>
        <w:t>,</w:t>
      </w:r>
      <w:r w:rsidR="00562D31">
        <w:rPr>
          <w:lang w:val="en-GB"/>
        </w:rPr>
        <w:t xml:space="preserve"> </w:t>
      </w:r>
      <w:r w:rsidR="00562D31" w:rsidRPr="00BC0E0C">
        <w:rPr>
          <w:b/>
          <w:lang w:val="en-GB"/>
        </w:rPr>
        <w:t>Logisica</w:t>
      </w:r>
      <w:r w:rsidR="00562D31">
        <w:rPr>
          <w:lang w:val="en-GB"/>
        </w:rPr>
        <w:t xml:space="preserve">, </w:t>
      </w:r>
      <w:r w:rsidRPr="00F827EC">
        <w:rPr>
          <w:b/>
          <w:lang w:val="en-GB"/>
        </w:rPr>
        <w:t>managerii de vanzari</w:t>
      </w:r>
      <w:r w:rsidR="009A4C09">
        <w:rPr>
          <w:lang w:val="en-GB"/>
        </w:rPr>
        <w:t xml:space="preserve"> fie in mod direct prin rapoarte Crystal fie prin intermediul QlikView (instrument de BI la nivel Top Managament)</w:t>
      </w:r>
      <w:r w:rsidR="00E268AA">
        <w:rPr>
          <w:lang w:val="en-GB"/>
        </w:rPr>
        <w:t>.</w:t>
      </w:r>
    </w:p>
    <w:p w:rsidR="00E268AA" w:rsidRDefault="00E268AA" w:rsidP="00A33584">
      <w:pPr>
        <w:rPr>
          <w:b/>
          <w:lang w:val="en-GB"/>
        </w:rPr>
      </w:pPr>
      <w:proofErr w:type="gramStart"/>
      <w:r>
        <w:rPr>
          <w:lang w:val="en-GB"/>
        </w:rPr>
        <w:t>Informatiile despre vanzarile inregistrate, incasari etc.</w:t>
      </w:r>
      <w:proofErr w:type="gramEnd"/>
      <w:r>
        <w:rPr>
          <w:lang w:val="en-GB"/>
        </w:rPr>
        <w:t xml:space="preserve"> Sunt obtinute de ASM in mod indirect prin rularea de rapoarte in Scala (</w:t>
      </w:r>
      <w:r w:rsidR="000A0BB5">
        <w:rPr>
          <w:lang w:val="en-GB"/>
        </w:rPr>
        <w:t xml:space="preserve">ceea </w:t>
      </w:r>
      <w:proofErr w:type="gramStart"/>
      <w:r w:rsidR="000A0BB5">
        <w:rPr>
          <w:lang w:val="en-GB"/>
        </w:rPr>
        <w:t>ce</w:t>
      </w:r>
      <w:proofErr w:type="gramEnd"/>
      <w:r w:rsidR="000A0BB5">
        <w:rPr>
          <w:lang w:val="en-GB"/>
        </w:rPr>
        <w:t xml:space="preserve"> </w:t>
      </w:r>
      <w:r>
        <w:rPr>
          <w:lang w:val="en-GB"/>
        </w:rPr>
        <w:t>ingreuneaza performanta Scala).</w:t>
      </w:r>
    </w:p>
    <w:p w:rsidR="009A4C09" w:rsidRDefault="009A4C09" w:rsidP="00A33584">
      <w:pPr>
        <w:rPr>
          <w:b/>
          <w:lang w:val="en-GB"/>
        </w:rPr>
      </w:pPr>
    </w:p>
    <w:p w:rsidR="00BC0E0C" w:rsidRDefault="009A4C09" w:rsidP="00A33584">
      <w:pPr>
        <w:rPr>
          <w:lang w:val="en-GB"/>
        </w:rPr>
      </w:pPr>
      <w:r>
        <w:rPr>
          <w:lang w:val="en-GB"/>
        </w:rPr>
        <w:t xml:space="preserve"> </w:t>
      </w:r>
    </w:p>
    <w:p w:rsidR="00005F7F" w:rsidRDefault="00005F7F" w:rsidP="00005F7F">
      <w:pPr>
        <w:pStyle w:val="Heading3"/>
        <w:rPr>
          <w:noProof/>
        </w:rPr>
      </w:pPr>
      <w:bookmarkStart w:id="9" w:name="_Toc275250457"/>
      <w:r>
        <w:rPr>
          <w:noProof/>
        </w:rPr>
        <w:t>EMA (Sales Force Automation)</w:t>
      </w:r>
      <w:bookmarkEnd w:id="9"/>
    </w:p>
    <w:p w:rsidR="00005F7F" w:rsidRDefault="00005F7F" w:rsidP="00005F7F">
      <w:pPr>
        <w:rPr>
          <w:lang w:val="en-GB"/>
        </w:rPr>
      </w:pPr>
      <w:r>
        <w:rPr>
          <w:lang w:val="en-GB"/>
        </w:rPr>
        <w:t xml:space="preserve">Ema </w:t>
      </w:r>
      <w:proofErr w:type="gramStart"/>
      <w:r>
        <w:rPr>
          <w:lang w:val="en-GB"/>
        </w:rPr>
        <w:t>este</w:t>
      </w:r>
      <w:proofErr w:type="gramEnd"/>
      <w:r>
        <w:rPr>
          <w:lang w:val="en-GB"/>
        </w:rPr>
        <w:t xml:space="preserve"> sistemul de culegere a datelor de pe teren de catre Agentii de vanzari Boromir. Scopul primar al acestui sistem </w:t>
      </w:r>
      <w:proofErr w:type="gramStart"/>
      <w:r>
        <w:rPr>
          <w:lang w:val="en-GB"/>
        </w:rPr>
        <w:t>este</w:t>
      </w:r>
      <w:proofErr w:type="gramEnd"/>
      <w:r>
        <w:rPr>
          <w:lang w:val="en-GB"/>
        </w:rPr>
        <w:t xml:space="preserve"> </w:t>
      </w:r>
      <w:r w:rsidRPr="00F56F4E">
        <w:rPr>
          <w:b/>
          <w:lang w:val="en-GB"/>
        </w:rPr>
        <w:t>culegerea</w:t>
      </w:r>
      <w:r>
        <w:rPr>
          <w:lang w:val="en-GB"/>
        </w:rPr>
        <w:t xml:space="preserve"> informatiilor </w:t>
      </w:r>
      <w:r w:rsidR="00871AAC" w:rsidRPr="00F56F4E">
        <w:rPr>
          <w:b/>
          <w:lang w:val="en-GB"/>
        </w:rPr>
        <w:t>primare</w:t>
      </w:r>
      <w:r w:rsidR="00871AAC">
        <w:rPr>
          <w:lang w:val="en-GB"/>
        </w:rPr>
        <w:t xml:space="preserve"> legate de comenzile distribuitorilor, clientii finali catre care distribuitorii distribuie marfa si informatiile legate de prezenta la raft a produselor Boromir.</w:t>
      </w:r>
    </w:p>
    <w:p w:rsidR="001D794C" w:rsidRDefault="001D794C" w:rsidP="00005F7F">
      <w:pPr>
        <w:rPr>
          <w:lang w:val="en-GB"/>
        </w:rPr>
      </w:pPr>
      <w:proofErr w:type="gramStart"/>
      <w:r>
        <w:rPr>
          <w:lang w:val="en-GB"/>
        </w:rPr>
        <w:t>Comenzile</w:t>
      </w:r>
      <w:r w:rsidR="008121A0">
        <w:rPr>
          <w:lang w:val="en-GB"/>
        </w:rPr>
        <w:t xml:space="preserve"> de la clientii directi (distribuitori) culese prin</w:t>
      </w:r>
      <w:r>
        <w:rPr>
          <w:lang w:val="en-GB"/>
        </w:rPr>
        <w:t xml:space="preserve"> EMA</w:t>
      </w:r>
      <w:r w:rsidR="008121A0">
        <w:rPr>
          <w:lang w:val="en-GB"/>
        </w:rPr>
        <w:t xml:space="preserve"> de catre ASM</w:t>
      </w:r>
      <w:r>
        <w:rPr>
          <w:lang w:val="en-GB"/>
        </w:rPr>
        <w:t xml:space="preserve"> sunt importate in Scala.</w:t>
      </w:r>
      <w:proofErr w:type="gramEnd"/>
    </w:p>
    <w:p w:rsidR="001D794C" w:rsidRDefault="001D794C" w:rsidP="00005F7F">
      <w:pPr>
        <w:rPr>
          <w:lang w:val="en-GB"/>
        </w:rPr>
      </w:pPr>
      <w:r>
        <w:rPr>
          <w:lang w:val="en-GB"/>
        </w:rPr>
        <w:t xml:space="preserve">Restul informatiei </w:t>
      </w:r>
      <w:proofErr w:type="gramStart"/>
      <w:r>
        <w:rPr>
          <w:lang w:val="en-GB"/>
        </w:rPr>
        <w:t>este</w:t>
      </w:r>
      <w:proofErr w:type="gramEnd"/>
      <w:r>
        <w:rPr>
          <w:lang w:val="en-GB"/>
        </w:rPr>
        <w:t xml:space="preserve"> stocata in baza de date EMA.</w:t>
      </w:r>
    </w:p>
    <w:p w:rsidR="001D794C" w:rsidRDefault="001D794C" w:rsidP="00005F7F">
      <w:pPr>
        <w:rPr>
          <w:lang w:val="en-GB"/>
        </w:rPr>
      </w:pPr>
      <w:r>
        <w:rPr>
          <w:lang w:val="en-GB"/>
        </w:rPr>
        <w:t xml:space="preserve">Cei care </w:t>
      </w:r>
      <w:r w:rsidR="00F24A75">
        <w:rPr>
          <w:lang w:val="en-GB"/>
        </w:rPr>
        <w:t>introduc informatie</w:t>
      </w:r>
      <w:r>
        <w:rPr>
          <w:lang w:val="en-GB"/>
        </w:rPr>
        <w:t xml:space="preserve"> in acest sistem sunt </w:t>
      </w:r>
      <w:r w:rsidRPr="00F827EC">
        <w:rPr>
          <w:b/>
          <w:lang w:val="en-GB"/>
        </w:rPr>
        <w:t>agentii de vanzare</w:t>
      </w:r>
      <w:r>
        <w:rPr>
          <w:lang w:val="en-GB"/>
        </w:rPr>
        <w:t xml:space="preserve"> si </w:t>
      </w:r>
      <w:r w:rsidRPr="00F827EC">
        <w:rPr>
          <w:b/>
          <w:lang w:val="en-GB"/>
        </w:rPr>
        <w:t>ASM</w:t>
      </w:r>
      <w:r>
        <w:rPr>
          <w:lang w:val="en-GB"/>
        </w:rPr>
        <w:t xml:space="preserve"> (pentru culegerea comenzilor de la distribuitori)</w:t>
      </w:r>
    </w:p>
    <w:p w:rsidR="001D794C" w:rsidRPr="00005F7F" w:rsidRDefault="001D794C" w:rsidP="00005F7F">
      <w:pPr>
        <w:rPr>
          <w:lang w:val="en-GB"/>
        </w:rPr>
      </w:pPr>
      <w:r>
        <w:rPr>
          <w:lang w:val="en-GB"/>
        </w:rPr>
        <w:t xml:space="preserve">Cei care extrag informatii din acest sistem sunt </w:t>
      </w:r>
      <w:r w:rsidRPr="00F827EC">
        <w:rPr>
          <w:b/>
          <w:lang w:val="en-GB"/>
        </w:rPr>
        <w:t>ASM</w:t>
      </w:r>
      <w:r>
        <w:rPr>
          <w:lang w:val="en-GB"/>
        </w:rPr>
        <w:t xml:space="preserve"> si </w:t>
      </w:r>
      <w:r w:rsidRPr="00F827EC">
        <w:rPr>
          <w:b/>
          <w:lang w:val="en-GB"/>
        </w:rPr>
        <w:t>managerii de vanzari</w:t>
      </w:r>
      <w:r>
        <w:rPr>
          <w:lang w:val="en-GB"/>
        </w:rPr>
        <w:t>.</w:t>
      </w:r>
      <w:r w:rsidR="00F827EC">
        <w:rPr>
          <w:lang w:val="en-GB"/>
        </w:rPr>
        <w:t xml:space="preserve"> </w:t>
      </w:r>
      <w:proofErr w:type="gramStart"/>
      <w:r w:rsidR="00F827EC">
        <w:rPr>
          <w:lang w:val="en-GB"/>
        </w:rPr>
        <w:t>Informatiile extrase sunt independente de informatiile prezente in Scala legat de vanzari.</w:t>
      </w:r>
      <w:proofErr w:type="gramEnd"/>
    </w:p>
    <w:p w:rsidR="00005F7F" w:rsidRDefault="00005F7F" w:rsidP="00A33584">
      <w:pPr>
        <w:rPr>
          <w:lang w:val="en-GB"/>
        </w:rPr>
      </w:pPr>
    </w:p>
    <w:p w:rsidR="00406064" w:rsidRDefault="00406064" w:rsidP="00406064">
      <w:pPr>
        <w:pStyle w:val="Heading3"/>
        <w:rPr>
          <w:noProof/>
        </w:rPr>
      </w:pPr>
      <w:bookmarkStart w:id="10" w:name="_Toc275250458"/>
      <w:r>
        <w:rPr>
          <w:noProof/>
        </w:rPr>
        <w:t>Qlik View (sistemul de raportare pentru Top Management)</w:t>
      </w:r>
      <w:bookmarkEnd w:id="10"/>
    </w:p>
    <w:p w:rsidR="00406064" w:rsidRDefault="00406064" w:rsidP="00A33584">
      <w:pPr>
        <w:rPr>
          <w:lang w:val="en-GB"/>
        </w:rPr>
      </w:pPr>
      <w:r>
        <w:rPr>
          <w:lang w:val="en-GB"/>
        </w:rPr>
        <w:t xml:space="preserve">Qlik </w:t>
      </w:r>
      <w:proofErr w:type="gramStart"/>
      <w:r>
        <w:rPr>
          <w:lang w:val="en-GB"/>
        </w:rPr>
        <w:t>este</w:t>
      </w:r>
      <w:proofErr w:type="gramEnd"/>
      <w:r>
        <w:rPr>
          <w:lang w:val="en-GB"/>
        </w:rPr>
        <w:t xml:space="preserve"> un instrument de </w:t>
      </w:r>
      <w:r w:rsidR="004F17E8">
        <w:rPr>
          <w:lang w:val="en-GB"/>
        </w:rPr>
        <w:t>Business Intelligence</w:t>
      </w:r>
      <w:r>
        <w:rPr>
          <w:lang w:val="en-GB"/>
        </w:rPr>
        <w:t xml:space="preserve"> dedicat Top Managementului. </w:t>
      </w:r>
      <w:proofErr w:type="gramStart"/>
      <w:r>
        <w:rPr>
          <w:lang w:val="en-GB"/>
        </w:rPr>
        <w:t>Toate rapoartele din acest sistem</w:t>
      </w:r>
      <w:r w:rsidR="002D2661">
        <w:rPr>
          <w:lang w:val="en-GB"/>
        </w:rPr>
        <w:t xml:space="preserve"> arata situatia </w:t>
      </w:r>
      <w:r w:rsidR="00562D31">
        <w:rPr>
          <w:lang w:val="en-GB"/>
        </w:rPr>
        <w:t>la nivel general al holding-ului</w:t>
      </w:r>
      <w:r w:rsidR="0051442B">
        <w:rPr>
          <w:lang w:val="en-GB"/>
        </w:rPr>
        <w:t xml:space="preserve"> (cu dificultati datorita problemelor de clasificare a produselor)</w:t>
      </w:r>
      <w:r w:rsidR="002D2661">
        <w:rPr>
          <w:lang w:val="en-GB"/>
        </w:rPr>
        <w:t>.</w:t>
      </w:r>
      <w:proofErr w:type="gramEnd"/>
      <w:r w:rsidR="002D2661">
        <w:rPr>
          <w:lang w:val="en-GB"/>
        </w:rPr>
        <w:t xml:space="preserve"> Aceste situatii nu sunt </w:t>
      </w:r>
      <w:r w:rsidR="00562D31">
        <w:rPr>
          <w:lang w:val="en-GB"/>
        </w:rPr>
        <w:t xml:space="preserve">disponibile la acest moment la </w:t>
      </w:r>
      <w:proofErr w:type="gramStart"/>
      <w:r w:rsidR="00562D31">
        <w:rPr>
          <w:lang w:val="en-GB"/>
        </w:rPr>
        <w:t xml:space="preserve">nivelul </w:t>
      </w:r>
      <w:r w:rsidR="002D2661">
        <w:rPr>
          <w:lang w:val="en-GB"/>
        </w:rPr>
        <w:t xml:space="preserve"> ASM</w:t>
      </w:r>
      <w:proofErr w:type="gramEnd"/>
      <w:r w:rsidR="00562D31">
        <w:rPr>
          <w:lang w:val="en-GB"/>
        </w:rPr>
        <w:t>-ilor</w:t>
      </w:r>
      <w:r w:rsidR="002D2661">
        <w:rPr>
          <w:lang w:val="en-GB"/>
        </w:rPr>
        <w:t>, ele prezinta</w:t>
      </w:r>
      <w:r w:rsidR="00562D31">
        <w:rPr>
          <w:lang w:val="en-GB"/>
        </w:rPr>
        <w:t>nd situatia dintr-o perspectiva “Whole Business Top”</w:t>
      </w:r>
      <w:r w:rsidR="002D2661">
        <w:rPr>
          <w:lang w:val="en-GB"/>
        </w:rPr>
        <w:t>.</w:t>
      </w:r>
    </w:p>
    <w:p w:rsidR="002D2661" w:rsidRPr="00A33584" w:rsidRDefault="00562D31" w:rsidP="00A33584">
      <w:pPr>
        <w:rPr>
          <w:lang w:val="en-GB"/>
        </w:rPr>
      </w:pPr>
      <w:r>
        <w:rPr>
          <w:lang w:val="en-GB"/>
        </w:rPr>
        <w:t xml:space="preserve">La acest moment, </w:t>
      </w:r>
      <w:r w:rsidR="002D2661">
        <w:rPr>
          <w:lang w:val="en-GB"/>
        </w:rPr>
        <w:t>Qlik prezinta rapoarte bazandu-se strict pe informatii</w:t>
      </w:r>
      <w:r>
        <w:rPr>
          <w:lang w:val="en-GB"/>
        </w:rPr>
        <w:t xml:space="preserve">le </w:t>
      </w:r>
      <w:proofErr w:type="gramStart"/>
      <w:r>
        <w:rPr>
          <w:lang w:val="en-GB"/>
        </w:rPr>
        <w:t xml:space="preserve">inregistrate </w:t>
      </w:r>
      <w:r w:rsidR="002D2661">
        <w:rPr>
          <w:lang w:val="en-GB"/>
        </w:rPr>
        <w:t xml:space="preserve"> </w:t>
      </w:r>
      <w:r>
        <w:rPr>
          <w:lang w:val="en-GB"/>
        </w:rPr>
        <w:t>in</w:t>
      </w:r>
      <w:proofErr w:type="gramEnd"/>
      <w:r w:rsidR="002D2661">
        <w:rPr>
          <w:lang w:val="en-GB"/>
        </w:rPr>
        <w:t xml:space="preserve"> sistemul ERP</w:t>
      </w:r>
      <w:r>
        <w:rPr>
          <w:lang w:val="en-GB"/>
        </w:rPr>
        <w:t xml:space="preserve"> precum si sistemul de gestiune al benzinariilor</w:t>
      </w:r>
      <w:r w:rsidR="006157BF">
        <w:rPr>
          <w:lang w:val="en-GB"/>
        </w:rPr>
        <w:t>, cafenelelor</w:t>
      </w:r>
      <w:r w:rsidR="002D2661">
        <w:rPr>
          <w:lang w:val="en-GB"/>
        </w:rPr>
        <w:t xml:space="preserve">. </w:t>
      </w:r>
      <w:proofErr w:type="gramStart"/>
      <w:r w:rsidR="006B5B99">
        <w:rPr>
          <w:lang w:val="en-GB"/>
        </w:rPr>
        <w:t>QlikView</w:t>
      </w:r>
      <w:r w:rsidR="002D2661">
        <w:rPr>
          <w:lang w:val="en-GB"/>
        </w:rPr>
        <w:t xml:space="preserve"> nu pune la dispozitie </w:t>
      </w:r>
      <w:r w:rsidR="006B5B99">
        <w:rPr>
          <w:lang w:val="en-GB"/>
        </w:rPr>
        <w:t>la acest moment informatii calitative despre vanzari</w:t>
      </w:r>
      <w:r w:rsidR="002D2661">
        <w:rPr>
          <w:lang w:val="en-GB"/>
        </w:rPr>
        <w:t>.</w:t>
      </w:r>
      <w:proofErr w:type="gramEnd"/>
    </w:p>
    <w:p w:rsidR="0060510B" w:rsidRDefault="0060510B" w:rsidP="00A57F6E">
      <w:pPr>
        <w:rPr>
          <w:noProof/>
          <w:lang w:val="ro-RO"/>
        </w:rPr>
      </w:pPr>
    </w:p>
    <w:tbl>
      <w:tblPr>
        <w:tblStyle w:val="TableGrid"/>
        <w:tblW w:w="0" w:type="auto"/>
        <w:tblLook w:val="04A0"/>
      </w:tblPr>
      <w:tblGrid>
        <w:gridCol w:w="9783"/>
      </w:tblGrid>
      <w:tr w:rsidR="002B6D41" w:rsidTr="002B6D41">
        <w:tc>
          <w:tcPr>
            <w:tcW w:w="9783" w:type="dxa"/>
          </w:tcPr>
          <w:p w:rsidR="002B6D41" w:rsidRPr="002B6D41" w:rsidRDefault="002B6D41" w:rsidP="002B6D41">
            <w:pPr>
              <w:rPr>
                <w:noProof/>
                <w:lang w:val="ro-RO"/>
              </w:rPr>
            </w:pPr>
            <w:r w:rsidRPr="002B6D41">
              <w:rPr>
                <w:noProof/>
                <w:lang w:val="ro-RO"/>
              </w:rPr>
              <w:lastRenderedPageBreak/>
              <w:t>Uitandu-ne la cele prezentate mai sus</w:t>
            </w:r>
            <w:r w:rsidR="00E43B55">
              <w:rPr>
                <w:noProof/>
                <w:lang w:val="ro-RO"/>
              </w:rPr>
              <w:t>,</w:t>
            </w:r>
            <w:r w:rsidRPr="002B6D41">
              <w:rPr>
                <w:noProof/>
                <w:lang w:val="ro-RO"/>
              </w:rPr>
              <w:t xml:space="preserve"> se poate observa ca ASM </w:t>
            </w:r>
            <w:r w:rsidR="00E43B55">
              <w:rPr>
                <w:noProof/>
                <w:lang w:val="ro-RO"/>
              </w:rPr>
              <w:t>sau KAM nu dispun</w:t>
            </w:r>
            <w:r w:rsidRPr="002B6D41">
              <w:rPr>
                <w:noProof/>
                <w:lang w:val="ro-RO"/>
              </w:rPr>
              <w:t xml:space="preserve"> de un spatiu de lucru dedicat si nici de un instrument unificat de raportare care sa prezinte atat analize cantitative cat si analize calitative despre performantele inregistrate la nivelul echipei si a zonelor pe care le gestioneaza.</w:t>
            </w:r>
          </w:p>
          <w:p w:rsidR="002B6D41" w:rsidRPr="002B6D41" w:rsidRDefault="00E43B55" w:rsidP="002B6D41">
            <w:pPr>
              <w:rPr>
                <w:noProof/>
                <w:lang w:val="ro-RO"/>
              </w:rPr>
            </w:pPr>
            <w:r>
              <w:rPr>
                <w:noProof/>
                <w:lang w:val="ro-RO"/>
              </w:rPr>
              <w:t xml:space="preserve">In </w:t>
            </w:r>
            <w:r w:rsidRPr="002B6D41">
              <w:rPr>
                <w:noProof/>
                <w:lang w:val="ro-RO"/>
              </w:rPr>
              <w:t>acest moment</w:t>
            </w:r>
            <w:r>
              <w:rPr>
                <w:noProof/>
                <w:lang w:val="ro-RO"/>
              </w:rPr>
              <w:t>,</w:t>
            </w:r>
            <w:r w:rsidRPr="002B6D41">
              <w:rPr>
                <w:noProof/>
                <w:lang w:val="ro-RO"/>
              </w:rPr>
              <w:t xml:space="preserve"> </w:t>
            </w:r>
            <w:r w:rsidR="002B6D41" w:rsidRPr="002B6D41">
              <w:rPr>
                <w:noProof/>
                <w:lang w:val="ro-RO"/>
              </w:rPr>
              <w:t>ASM</w:t>
            </w:r>
            <w:r>
              <w:rPr>
                <w:noProof/>
                <w:lang w:val="ro-RO"/>
              </w:rPr>
              <w:t>/KAM</w:t>
            </w:r>
            <w:r w:rsidR="002B6D41" w:rsidRPr="002B6D41">
              <w:rPr>
                <w:noProof/>
                <w:lang w:val="ro-RO"/>
              </w:rPr>
              <w:t xml:space="preserve"> au acces asupra unor informatii di</w:t>
            </w:r>
            <w:r>
              <w:rPr>
                <w:noProof/>
                <w:lang w:val="ro-RO"/>
              </w:rPr>
              <w:t>n Scala (prin rapoarte Crystal) si</w:t>
            </w:r>
            <w:r w:rsidR="002B6D41" w:rsidRPr="002B6D41">
              <w:rPr>
                <w:noProof/>
                <w:lang w:val="ro-RO"/>
              </w:rPr>
              <w:t xml:space="preserve"> asupra unor informatii din EMA, informatii care nu sunt unificate si coerente. De asemenea</w:t>
            </w:r>
            <w:r>
              <w:rPr>
                <w:noProof/>
                <w:lang w:val="ro-RO"/>
              </w:rPr>
              <w:t>, acestia</w:t>
            </w:r>
            <w:r w:rsidR="002B6D41" w:rsidRPr="002B6D41">
              <w:rPr>
                <w:noProof/>
                <w:lang w:val="ro-RO"/>
              </w:rPr>
              <w:t xml:space="preserve"> nu au nici un instrument in care sa poate introduc</w:t>
            </w:r>
            <w:r>
              <w:rPr>
                <w:noProof/>
                <w:lang w:val="ro-RO"/>
              </w:rPr>
              <w:t>e intr-o maniera</w:t>
            </w:r>
            <w:r w:rsidR="002B6D41" w:rsidRPr="002B6D41">
              <w:rPr>
                <w:noProof/>
                <w:lang w:val="ro-RO"/>
              </w:rPr>
              <w:t xml:space="preserve"> centralizat</w:t>
            </w:r>
            <w:r>
              <w:rPr>
                <w:noProof/>
                <w:lang w:val="ro-RO"/>
              </w:rPr>
              <w:t>a</w:t>
            </w:r>
            <w:r w:rsidR="002B6D41" w:rsidRPr="002B6D41">
              <w:rPr>
                <w:noProof/>
                <w:lang w:val="ro-RO"/>
              </w:rPr>
              <w:t xml:space="preserve"> si eficient</w:t>
            </w:r>
            <w:r>
              <w:rPr>
                <w:noProof/>
                <w:lang w:val="ro-RO"/>
              </w:rPr>
              <w:t>a</w:t>
            </w:r>
            <w:r w:rsidR="002B6D41" w:rsidRPr="002B6D41">
              <w:rPr>
                <w:noProof/>
                <w:lang w:val="ro-RO"/>
              </w:rPr>
              <w:t xml:space="preserve"> alte informatii legate de activitatea lor:</w:t>
            </w:r>
          </w:p>
          <w:p w:rsidR="00E43B55" w:rsidRPr="002B6D41" w:rsidRDefault="00E43B55" w:rsidP="00E43B55">
            <w:pPr>
              <w:pStyle w:val="ListParagraph"/>
              <w:numPr>
                <w:ilvl w:val="0"/>
                <w:numId w:val="34"/>
              </w:numPr>
              <w:rPr>
                <w:noProof/>
                <w:sz w:val="20"/>
                <w:szCs w:val="20"/>
              </w:rPr>
            </w:pPr>
            <w:r w:rsidRPr="002B6D41">
              <w:rPr>
                <w:noProof/>
                <w:sz w:val="20"/>
                <w:szCs w:val="20"/>
              </w:rPr>
              <w:t>Prospectare piata (fisa client noi)</w:t>
            </w:r>
          </w:p>
          <w:p w:rsidR="00E43B55" w:rsidRPr="002B6D41" w:rsidRDefault="00E43B55" w:rsidP="00E43B55">
            <w:pPr>
              <w:pStyle w:val="ListParagraph"/>
              <w:numPr>
                <w:ilvl w:val="0"/>
                <w:numId w:val="34"/>
              </w:numPr>
              <w:rPr>
                <w:noProof/>
                <w:sz w:val="20"/>
                <w:szCs w:val="20"/>
              </w:rPr>
            </w:pPr>
            <w:r w:rsidRPr="002B6D41">
              <w:rPr>
                <w:noProof/>
                <w:sz w:val="20"/>
                <w:szCs w:val="20"/>
              </w:rPr>
              <w:t>Informatii competitie</w:t>
            </w:r>
          </w:p>
          <w:p w:rsidR="002B6D41" w:rsidRPr="002B6D41" w:rsidRDefault="002B6D41" w:rsidP="002B6D41">
            <w:pPr>
              <w:pStyle w:val="ListParagraph"/>
              <w:numPr>
                <w:ilvl w:val="0"/>
                <w:numId w:val="34"/>
              </w:numPr>
              <w:rPr>
                <w:noProof/>
                <w:sz w:val="20"/>
                <w:szCs w:val="20"/>
              </w:rPr>
            </w:pPr>
            <w:r w:rsidRPr="002B6D41">
              <w:rPr>
                <w:noProof/>
                <w:sz w:val="20"/>
                <w:szCs w:val="20"/>
              </w:rPr>
              <w:t>Informatii distribuitori (fisa distribuitorului)</w:t>
            </w:r>
          </w:p>
          <w:p w:rsidR="002B6D41" w:rsidRPr="002B6D41" w:rsidRDefault="002B6D41" w:rsidP="002B6D41">
            <w:pPr>
              <w:pStyle w:val="ListParagraph"/>
              <w:numPr>
                <w:ilvl w:val="0"/>
                <w:numId w:val="34"/>
              </w:numPr>
              <w:rPr>
                <w:noProof/>
                <w:sz w:val="20"/>
                <w:szCs w:val="20"/>
              </w:rPr>
            </w:pPr>
            <w:r w:rsidRPr="002B6D41">
              <w:rPr>
                <w:noProof/>
                <w:sz w:val="20"/>
                <w:szCs w:val="20"/>
              </w:rPr>
              <w:t>Evaluare distribuitor dupa mai multe criterii (nu numai date financiare)</w:t>
            </w:r>
          </w:p>
          <w:p w:rsidR="002B6D41" w:rsidRPr="002B6D41" w:rsidRDefault="002B6D41" w:rsidP="002B6D41">
            <w:pPr>
              <w:pStyle w:val="ListParagraph"/>
              <w:numPr>
                <w:ilvl w:val="0"/>
                <w:numId w:val="34"/>
              </w:numPr>
              <w:rPr>
                <w:noProof/>
                <w:sz w:val="20"/>
                <w:szCs w:val="20"/>
              </w:rPr>
            </w:pPr>
            <w:r w:rsidRPr="002B6D41">
              <w:rPr>
                <w:noProof/>
                <w:sz w:val="20"/>
                <w:szCs w:val="20"/>
              </w:rPr>
              <w:t>Repartitia target-ului zonal pe nivele (distribuitor, judet, agent)</w:t>
            </w:r>
          </w:p>
          <w:p w:rsidR="002B6D41" w:rsidRPr="002B6D41" w:rsidRDefault="002B6D41" w:rsidP="002B6D41">
            <w:pPr>
              <w:pStyle w:val="ListParagraph"/>
              <w:numPr>
                <w:ilvl w:val="0"/>
                <w:numId w:val="34"/>
              </w:numPr>
              <w:rPr>
                <w:noProof/>
                <w:sz w:val="20"/>
                <w:szCs w:val="20"/>
              </w:rPr>
            </w:pPr>
            <w:r w:rsidRPr="002B6D41">
              <w:rPr>
                <w:noProof/>
                <w:sz w:val="20"/>
                <w:szCs w:val="20"/>
              </w:rPr>
              <w:t xml:space="preserve">Planificarea vizitelor </w:t>
            </w:r>
          </w:p>
          <w:p w:rsidR="002B6D41" w:rsidRPr="00E43B55" w:rsidRDefault="002B6D41" w:rsidP="00E43B55">
            <w:pPr>
              <w:pStyle w:val="ListParagraph"/>
              <w:numPr>
                <w:ilvl w:val="0"/>
                <w:numId w:val="34"/>
              </w:numPr>
              <w:rPr>
                <w:noProof/>
                <w:sz w:val="20"/>
                <w:szCs w:val="20"/>
              </w:rPr>
            </w:pPr>
            <w:r w:rsidRPr="002B6D41">
              <w:rPr>
                <w:noProof/>
                <w:sz w:val="20"/>
                <w:szCs w:val="20"/>
              </w:rPr>
              <w:t>Inregistrarea rapoartelor de vizita</w:t>
            </w:r>
          </w:p>
          <w:p w:rsidR="002B6D41" w:rsidRDefault="002B6D41" w:rsidP="002B6D41">
            <w:pPr>
              <w:rPr>
                <w:noProof/>
              </w:rPr>
            </w:pPr>
            <w:r>
              <w:rPr>
                <w:noProof/>
              </w:rPr>
              <w:t>Multe din aceste informatii sunt stocate individual pe suporturi eterogene de informatii (excel, word etc) nefiind in nici un fel centralizate si analizate.</w:t>
            </w:r>
          </w:p>
          <w:p w:rsidR="00576F34" w:rsidRDefault="00576F34" w:rsidP="00576F34">
            <w:pPr>
              <w:rPr>
                <w:b/>
                <w:noProof/>
              </w:rPr>
            </w:pPr>
          </w:p>
          <w:p w:rsidR="00576F34" w:rsidRPr="002B6D41" w:rsidRDefault="00576F34" w:rsidP="00303429">
            <w:pPr>
              <w:rPr>
                <w:b/>
                <w:noProof/>
              </w:rPr>
            </w:pPr>
            <w:r>
              <w:rPr>
                <w:b/>
                <w:noProof/>
              </w:rPr>
              <w:t>In acest moment</w:t>
            </w:r>
            <w:r w:rsidR="00303429">
              <w:rPr>
                <w:b/>
                <w:noProof/>
              </w:rPr>
              <w:t xml:space="preserve"> informatia culeasa de ASM</w:t>
            </w:r>
            <w:r>
              <w:rPr>
                <w:b/>
                <w:noProof/>
              </w:rPr>
              <w:t xml:space="preserve"> nu </w:t>
            </w:r>
            <w:r w:rsidR="00303429">
              <w:rPr>
                <w:b/>
                <w:noProof/>
              </w:rPr>
              <w:t>este</w:t>
            </w:r>
            <w:r>
              <w:rPr>
                <w:b/>
                <w:noProof/>
              </w:rPr>
              <w:t xml:space="preserve"> centralizata.</w:t>
            </w:r>
          </w:p>
        </w:tc>
      </w:tr>
    </w:tbl>
    <w:p w:rsidR="002B6D41" w:rsidRDefault="002B6D41" w:rsidP="00A57F6E">
      <w:pPr>
        <w:rPr>
          <w:noProof/>
          <w:lang w:val="ro-RO"/>
        </w:rPr>
      </w:pPr>
    </w:p>
    <w:p w:rsidR="00043D78" w:rsidRPr="007D2FFF" w:rsidRDefault="00043D78" w:rsidP="00043D78">
      <w:pPr>
        <w:pStyle w:val="Heading2"/>
        <w:rPr>
          <w:noProof/>
          <w:lang w:val="ro-RO"/>
        </w:rPr>
      </w:pPr>
      <w:bookmarkStart w:id="11" w:name="_Toc275250459"/>
      <w:r w:rsidRPr="007D2FFF">
        <w:rPr>
          <w:noProof/>
          <w:lang w:val="ro-RO"/>
        </w:rPr>
        <w:t>De ce CRM? Scopul proiectului</w:t>
      </w:r>
      <w:bookmarkEnd w:id="11"/>
    </w:p>
    <w:p w:rsidR="00043D78" w:rsidRDefault="0077333E" w:rsidP="00A57F6E">
      <w:pPr>
        <w:rPr>
          <w:noProof/>
          <w:lang w:val="ro-RO"/>
        </w:rPr>
      </w:pPr>
      <w:r>
        <w:rPr>
          <w:noProof/>
          <w:lang w:val="ro-RO"/>
        </w:rPr>
        <w:t>Boromir are nevoie in acest moment de informatie mult mai discreta din piata</w:t>
      </w:r>
      <w:r w:rsidR="007173D5">
        <w:rPr>
          <w:noProof/>
          <w:lang w:val="ro-RO"/>
        </w:rPr>
        <w:t xml:space="preserve">, </w:t>
      </w:r>
      <w:r>
        <w:rPr>
          <w:noProof/>
          <w:lang w:val="ro-RO"/>
        </w:rPr>
        <w:t xml:space="preserve">informatia disponibila in acest moment este strict axata </w:t>
      </w:r>
      <w:r w:rsidR="00E827CA">
        <w:rPr>
          <w:noProof/>
          <w:lang w:val="ro-RO"/>
        </w:rPr>
        <w:t>pe clientii directi ai Boromir si nu pe clientul final (clientul distribuitorului).</w:t>
      </w:r>
    </w:p>
    <w:p w:rsidR="0077333E" w:rsidRDefault="0077333E" w:rsidP="00A57F6E">
      <w:pPr>
        <w:rPr>
          <w:noProof/>
          <w:lang w:val="ro-RO"/>
        </w:rPr>
      </w:pPr>
      <w:r>
        <w:rPr>
          <w:noProof/>
          <w:lang w:val="ro-RO"/>
        </w:rPr>
        <w:t xml:space="preserve">Este, insa, foarte importanta distributia vanzarilor si circulatia produselor Boromir la clientii finali. </w:t>
      </w:r>
      <w:r w:rsidR="00102F66">
        <w:rPr>
          <w:noProof/>
          <w:lang w:val="ro-RO"/>
        </w:rPr>
        <w:t>Avand aceasta informatie centralizata,</w:t>
      </w:r>
      <w:r>
        <w:rPr>
          <w:noProof/>
          <w:lang w:val="ro-RO"/>
        </w:rPr>
        <w:t xml:space="preserve"> departamentul de vanzari va putea lua decizii concrete si fundamentate pentru a creste vanzarile.</w:t>
      </w:r>
    </w:p>
    <w:p w:rsidR="00C80CAE" w:rsidRDefault="00C80CAE" w:rsidP="00A57F6E">
      <w:pPr>
        <w:rPr>
          <w:noProof/>
          <w:lang w:val="ro-RO"/>
        </w:rPr>
      </w:pPr>
    </w:p>
    <w:p w:rsidR="00E827CA" w:rsidRPr="00E827CA" w:rsidRDefault="00C80CAE" w:rsidP="00A57F6E">
      <w:pPr>
        <w:rPr>
          <w:b/>
          <w:noProof/>
          <w:lang w:val="ro-RO"/>
        </w:rPr>
      </w:pPr>
      <w:r>
        <w:rPr>
          <w:noProof/>
          <w:lang w:val="ro-RO"/>
        </w:rPr>
        <w:t>Ca o consecinta directa a acestei nevoi</w:t>
      </w:r>
      <w:r w:rsidR="00D127A6">
        <w:rPr>
          <w:noProof/>
          <w:lang w:val="ro-RO"/>
        </w:rPr>
        <w:t>,</w:t>
      </w:r>
      <w:r>
        <w:rPr>
          <w:noProof/>
          <w:lang w:val="ro-RO"/>
        </w:rPr>
        <w:t xml:space="preserve"> scopul CRM este acela de a </w:t>
      </w:r>
      <w:r w:rsidRPr="00824E02">
        <w:rPr>
          <w:b/>
          <w:noProof/>
          <w:lang w:val="ro-RO"/>
        </w:rPr>
        <w:t>centraliza</w:t>
      </w:r>
      <w:r>
        <w:rPr>
          <w:noProof/>
          <w:lang w:val="ro-RO"/>
        </w:rPr>
        <w:t xml:space="preserve">, </w:t>
      </w:r>
      <w:r w:rsidRPr="00824E02">
        <w:rPr>
          <w:b/>
          <w:noProof/>
          <w:lang w:val="ro-RO"/>
        </w:rPr>
        <w:t>organiza</w:t>
      </w:r>
      <w:r>
        <w:rPr>
          <w:noProof/>
          <w:lang w:val="ro-RO"/>
        </w:rPr>
        <w:t xml:space="preserve"> si </w:t>
      </w:r>
      <w:r w:rsidRPr="00824E02">
        <w:rPr>
          <w:b/>
          <w:noProof/>
          <w:lang w:val="ro-RO"/>
        </w:rPr>
        <w:t>prezenta</w:t>
      </w:r>
      <w:r>
        <w:rPr>
          <w:noProof/>
          <w:lang w:val="ro-RO"/>
        </w:rPr>
        <w:t xml:space="preserve"> informatia despre </w:t>
      </w:r>
      <w:r w:rsidRPr="00824E02">
        <w:rPr>
          <w:b/>
          <w:noProof/>
          <w:lang w:val="ro-RO"/>
        </w:rPr>
        <w:t>clientii finali</w:t>
      </w:r>
      <w:r w:rsidR="00102F66">
        <w:rPr>
          <w:noProof/>
          <w:lang w:val="ro-RO"/>
        </w:rPr>
        <w:t>,</w:t>
      </w:r>
      <w:r w:rsidR="00410E01">
        <w:rPr>
          <w:noProof/>
          <w:lang w:val="ro-RO"/>
        </w:rPr>
        <w:t xml:space="preserve"> </w:t>
      </w:r>
      <w:r w:rsidR="00410E01" w:rsidRPr="00410E01">
        <w:rPr>
          <w:b/>
          <w:noProof/>
          <w:lang w:val="ro-RO"/>
        </w:rPr>
        <w:t xml:space="preserve">distributia </w:t>
      </w:r>
      <w:r w:rsidR="00410E01">
        <w:rPr>
          <w:b/>
          <w:noProof/>
          <w:lang w:val="ro-RO"/>
        </w:rPr>
        <w:t>produselor</w:t>
      </w:r>
      <w:r w:rsidR="00410E01">
        <w:rPr>
          <w:noProof/>
          <w:lang w:val="ro-RO"/>
        </w:rPr>
        <w:t xml:space="preserve"> </w:t>
      </w:r>
      <w:r w:rsidR="00102F66" w:rsidRPr="00102F66">
        <w:rPr>
          <w:b/>
          <w:noProof/>
          <w:lang w:val="ro-RO"/>
        </w:rPr>
        <w:t>Boromir</w:t>
      </w:r>
      <w:r w:rsidR="00102F66">
        <w:rPr>
          <w:noProof/>
          <w:lang w:val="ro-RO"/>
        </w:rPr>
        <w:t xml:space="preserve"> si </w:t>
      </w:r>
      <w:r w:rsidR="00102F66" w:rsidRPr="00102F66">
        <w:rPr>
          <w:b/>
          <w:noProof/>
          <w:lang w:val="ro-RO"/>
        </w:rPr>
        <w:t>activitatea de vanzare</w:t>
      </w:r>
      <w:r w:rsidR="00102F66">
        <w:rPr>
          <w:noProof/>
          <w:lang w:val="ro-RO"/>
        </w:rPr>
        <w:t xml:space="preserve"> </w:t>
      </w:r>
      <w:r>
        <w:rPr>
          <w:noProof/>
          <w:lang w:val="ro-RO"/>
        </w:rPr>
        <w:t xml:space="preserve">intr-un mod </w:t>
      </w:r>
      <w:r w:rsidRPr="00824E02">
        <w:rPr>
          <w:b/>
          <w:noProof/>
          <w:lang w:val="ro-RO"/>
        </w:rPr>
        <w:t>unitar</w:t>
      </w:r>
      <w:r w:rsidR="00824E02">
        <w:rPr>
          <w:noProof/>
          <w:lang w:val="ro-RO"/>
        </w:rPr>
        <w:t xml:space="preserve"> si</w:t>
      </w:r>
      <w:r>
        <w:rPr>
          <w:noProof/>
          <w:lang w:val="ro-RO"/>
        </w:rPr>
        <w:t xml:space="preserve"> </w:t>
      </w:r>
      <w:r w:rsidRPr="00824E02">
        <w:rPr>
          <w:b/>
          <w:noProof/>
          <w:lang w:val="ro-RO"/>
        </w:rPr>
        <w:t>coerent</w:t>
      </w:r>
      <w:r w:rsidR="00824E02">
        <w:rPr>
          <w:b/>
          <w:noProof/>
          <w:lang w:val="ro-RO"/>
        </w:rPr>
        <w:t>.</w:t>
      </w:r>
    </w:p>
    <w:p w:rsidR="00C80CAE" w:rsidRDefault="00824E02" w:rsidP="00A57F6E">
      <w:pPr>
        <w:rPr>
          <w:noProof/>
          <w:lang w:val="ro-RO"/>
        </w:rPr>
      </w:pPr>
      <w:r>
        <w:rPr>
          <w:noProof/>
          <w:lang w:val="ro-RO"/>
        </w:rPr>
        <w:t>In acest fel se pot face analize valoroase privind informatia calitativa culeasa din piata in paralel cu informatia cantitativa existenta in sistemul ERP</w:t>
      </w:r>
      <w:r w:rsidR="00410E01">
        <w:rPr>
          <w:noProof/>
          <w:lang w:val="ro-RO"/>
        </w:rPr>
        <w:t>.</w:t>
      </w:r>
    </w:p>
    <w:p w:rsidR="0077333E" w:rsidRDefault="00410E01" w:rsidP="00A57F6E">
      <w:pPr>
        <w:rPr>
          <w:noProof/>
          <w:lang w:val="ro-RO"/>
        </w:rPr>
      </w:pPr>
      <w:r>
        <w:rPr>
          <w:noProof/>
          <w:lang w:val="ro-RO"/>
        </w:rPr>
        <w:t>In acelasi timp, si ca o consecin</w:t>
      </w:r>
      <w:r w:rsidR="00102F66">
        <w:rPr>
          <w:noProof/>
          <w:lang w:val="ro-RO"/>
        </w:rPr>
        <w:t xml:space="preserve">ta imediata si fireasca, CRM </w:t>
      </w:r>
      <w:r>
        <w:rPr>
          <w:noProof/>
          <w:lang w:val="ro-RO"/>
        </w:rPr>
        <w:t>pune la dispozitie o singura unealta dedicata fortei de vanzari</w:t>
      </w:r>
      <w:r w:rsidR="00E827CA">
        <w:rPr>
          <w:noProof/>
          <w:lang w:val="ro-RO"/>
        </w:rPr>
        <w:t xml:space="preserve"> de tip ASM</w:t>
      </w:r>
      <w:r>
        <w:rPr>
          <w:noProof/>
          <w:lang w:val="ro-RO"/>
        </w:rPr>
        <w:t xml:space="preserve"> care permite un </w:t>
      </w:r>
      <w:r w:rsidRPr="00410E01">
        <w:rPr>
          <w:b/>
          <w:noProof/>
          <w:lang w:val="ro-RO"/>
        </w:rPr>
        <w:t>mod de lucru unitar</w:t>
      </w:r>
      <w:r>
        <w:rPr>
          <w:noProof/>
          <w:lang w:val="ro-RO"/>
        </w:rPr>
        <w:t xml:space="preserve">, </w:t>
      </w:r>
      <w:r w:rsidRPr="00410E01">
        <w:rPr>
          <w:b/>
          <w:noProof/>
          <w:lang w:val="ro-RO"/>
        </w:rPr>
        <w:t>usor</w:t>
      </w:r>
      <w:r w:rsidR="00E827CA">
        <w:rPr>
          <w:b/>
          <w:noProof/>
          <w:lang w:val="ro-RO"/>
        </w:rPr>
        <w:t xml:space="preserve"> si eficient</w:t>
      </w:r>
      <w:r>
        <w:rPr>
          <w:noProof/>
          <w:lang w:val="ro-RO"/>
        </w:rPr>
        <w:t xml:space="preserve">, o </w:t>
      </w:r>
      <w:r w:rsidR="00102F66">
        <w:rPr>
          <w:b/>
          <w:noProof/>
          <w:lang w:val="ro-RO"/>
        </w:rPr>
        <w:t>circulatie</w:t>
      </w:r>
      <w:r w:rsidRPr="00410E01">
        <w:rPr>
          <w:b/>
          <w:noProof/>
          <w:lang w:val="ro-RO"/>
        </w:rPr>
        <w:t xml:space="preserve"> a informatiei rapida si structurata</w:t>
      </w:r>
      <w:r>
        <w:rPr>
          <w:noProof/>
          <w:lang w:val="ro-RO"/>
        </w:rPr>
        <w:t xml:space="preserve"> precum si </w:t>
      </w:r>
      <w:r w:rsidRPr="00410E01">
        <w:rPr>
          <w:b/>
          <w:noProof/>
          <w:lang w:val="ro-RO"/>
        </w:rPr>
        <w:t>analize specializate</w:t>
      </w:r>
      <w:r>
        <w:rPr>
          <w:noProof/>
          <w:lang w:val="ro-RO"/>
        </w:rPr>
        <w:t xml:space="preserve"> de </w:t>
      </w:r>
      <w:r w:rsidR="00E827CA">
        <w:rPr>
          <w:noProof/>
          <w:lang w:val="ro-RO"/>
        </w:rPr>
        <w:t>vanzari, care poate schimba un mod reactiv de actiune a ASM intr-un mod proactiv de intelegere si targetare a distribuitorilor cat si a clientilor finali.</w:t>
      </w:r>
    </w:p>
    <w:p w:rsidR="00A205C5" w:rsidRDefault="00A205C5" w:rsidP="00A57F6E">
      <w:pPr>
        <w:rPr>
          <w:noProof/>
          <w:lang w:val="ro-RO"/>
        </w:rPr>
      </w:pPr>
      <w:r>
        <w:rPr>
          <w:noProof/>
          <w:lang w:val="ro-RO"/>
        </w:rPr>
        <w:t xml:space="preserve">Pe baza acestei informatii centralizate in CRM, informatie colectata in mod direct prin introducere structurata in CRM, precum si in mod indirect din sistemele existente (Scala si EMA) , ASM-ul va putea face un management mai eficient al agentilor din subordine, al distribuitorilor sai precum si al clientilor distribuitorilor in timp ce pentru companie informatia centralizata va da </w:t>
      </w:r>
      <w:r w:rsidR="00756401">
        <w:rPr>
          <w:noProof/>
          <w:lang w:val="ro-RO"/>
        </w:rPr>
        <w:t>directii</w:t>
      </w:r>
      <w:r>
        <w:rPr>
          <w:noProof/>
          <w:lang w:val="ro-RO"/>
        </w:rPr>
        <w:t xml:space="preserve"> clare</w:t>
      </w:r>
      <w:r w:rsidR="008C1EC0">
        <w:rPr>
          <w:noProof/>
          <w:lang w:val="ro-RO"/>
        </w:rPr>
        <w:t xml:space="preserve"> de promovare a produselor si t</w:t>
      </w:r>
      <w:r>
        <w:rPr>
          <w:noProof/>
          <w:lang w:val="ro-RO"/>
        </w:rPr>
        <w:t>a</w:t>
      </w:r>
      <w:r w:rsidR="008C1EC0">
        <w:rPr>
          <w:noProof/>
          <w:lang w:val="ro-RO"/>
        </w:rPr>
        <w:t>r</w:t>
      </w:r>
      <w:r>
        <w:rPr>
          <w:noProof/>
          <w:lang w:val="ro-RO"/>
        </w:rPr>
        <w:t>getare mai buna a clientilor.</w:t>
      </w:r>
    </w:p>
    <w:p w:rsidR="00D27F37" w:rsidRDefault="00D27F37" w:rsidP="00A57F6E">
      <w:pPr>
        <w:rPr>
          <w:noProof/>
          <w:lang w:val="ro-RO"/>
        </w:rPr>
      </w:pPr>
    </w:p>
    <w:p w:rsidR="001F5D7A" w:rsidRDefault="00D27F37" w:rsidP="001F5D7A">
      <w:pPr>
        <w:pBdr>
          <w:top w:val="single" w:sz="4" w:space="1" w:color="auto"/>
          <w:left w:val="single" w:sz="4" w:space="4" w:color="auto"/>
          <w:bottom w:val="single" w:sz="4" w:space="1" w:color="auto"/>
          <w:right w:val="single" w:sz="4" w:space="4" w:color="auto"/>
        </w:pBdr>
        <w:rPr>
          <w:noProof/>
          <w:lang w:val="ro-RO"/>
        </w:rPr>
      </w:pPr>
      <w:r>
        <w:rPr>
          <w:noProof/>
          <w:lang w:val="ro-RO"/>
        </w:rPr>
        <w:t xml:space="preserve">Trebuie inteles ca este o mare diferenta intre un instrument de </w:t>
      </w:r>
      <w:r w:rsidRPr="00303205">
        <w:rPr>
          <w:b/>
          <w:noProof/>
          <w:lang w:val="ro-RO"/>
        </w:rPr>
        <w:t>BI</w:t>
      </w:r>
      <w:r>
        <w:rPr>
          <w:noProof/>
          <w:lang w:val="ro-RO"/>
        </w:rPr>
        <w:t xml:space="preserve"> (QlickView) si un sistem </w:t>
      </w:r>
      <w:r w:rsidRPr="00303205">
        <w:rPr>
          <w:b/>
          <w:noProof/>
          <w:lang w:val="ro-RO"/>
        </w:rPr>
        <w:t>CRM</w:t>
      </w:r>
      <w:r>
        <w:rPr>
          <w:noProof/>
          <w:lang w:val="ro-RO"/>
        </w:rPr>
        <w:t xml:space="preserve">. </w:t>
      </w:r>
    </w:p>
    <w:p w:rsidR="001F5D7A" w:rsidRDefault="00D27F37" w:rsidP="001F5D7A">
      <w:pPr>
        <w:pBdr>
          <w:top w:val="single" w:sz="4" w:space="1" w:color="auto"/>
          <w:left w:val="single" w:sz="4" w:space="4" w:color="auto"/>
          <w:bottom w:val="single" w:sz="4" w:space="1" w:color="auto"/>
          <w:right w:val="single" w:sz="4" w:space="4" w:color="auto"/>
        </w:pBdr>
        <w:rPr>
          <w:noProof/>
          <w:lang w:val="ro-RO"/>
        </w:rPr>
      </w:pPr>
      <w:r w:rsidRPr="001F5D7A">
        <w:rPr>
          <w:b/>
          <w:noProof/>
          <w:lang w:val="ro-RO"/>
        </w:rPr>
        <w:t>BI</w:t>
      </w:r>
      <w:r>
        <w:rPr>
          <w:noProof/>
          <w:lang w:val="ro-RO"/>
        </w:rPr>
        <w:t xml:space="preserve"> este un instrument de analiza dedicat Top Managementului </w:t>
      </w:r>
      <w:r w:rsidR="00BC7C46">
        <w:rPr>
          <w:noProof/>
          <w:lang w:val="ro-RO"/>
        </w:rPr>
        <w:t>unei compani</w:t>
      </w:r>
      <w:r>
        <w:rPr>
          <w:noProof/>
          <w:lang w:val="ro-RO"/>
        </w:rPr>
        <w:t>i</w:t>
      </w:r>
      <w:r w:rsidR="00BC7C46">
        <w:rPr>
          <w:noProof/>
          <w:lang w:val="ro-RO"/>
        </w:rPr>
        <w:t>, acesta</w:t>
      </w:r>
      <w:r>
        <w:rPr>
          <w:noProof/>
          <w:lang w:val="ro-RO"/>
        </w:rPr>
        <w:t xml:space="preserve"> se bazeaza pe informatii deja culese si nici de cum un mediu de lucru si de culegere de informatii pentru forta de vanzari ASM, KAM. </w:t>
      </w:r>
    </w:p>
    <w:p w:rsidR="00D27F37" w:rsidRDefault="00D27F37" w:rsidP="001F5D7A">
      <w:pPr>
        <w:pBdr>
          <w:top w:val="single" w:sz="4" w:space="1" w:color="auto"/>
          <w:left w:val="single" w:sz="4" w:space="4" w:color="auto"/>
          <w:bottom w:val="single" w:sz="4" w:space="1" w:color="auto"/>
          <w:right w:val="single" w:sz="4" w:space="4" w:color="auto"/>
        </w:pBdr>
        <w:rPr>
          <w:noProof/>
          <w:lang w:val="ro-RO"/>
        </w:rPr>
      </w:pPr>
      <w:r w:rsidRPr="001F5D7A">
        <w:rPr>
          <w:b/>
          <w:noProof/>
          <w:lang w:val="ro-RO"/>
        </w:rPr>
        <w:t>CRM</w:t>
      </w:r>
      <w:r>
        <w:rPr>
          <w:noProof/>
          <w:lang w:val="ro-RO"/>
        </w:rPr>
        <w:t>, pe de cealalta parte, este in primul rand un mediu de lucru si de culegere de informatii, pe baza carora BI-ul poate genera rapoarte calitative pentru Top Management, precum si un instrument de raportare pentru beneficiarii directi ai sistemului (ASM, KAM).</w:t>
      </w:r>
    </w:p>
    <w:p w:rsidR="00410E01" w:rsidRDefault="00410E01" w:rsidP="00A57F6E">
      <w:pPr>
        <w:rPr>
          <w:noProof/>
          <w:lang w:val="ro-RO"/>
        </w:rPr>
      </w:pPr>
    </w:p>
    <w:p w:rsidR="00990715" w:rsidRDefault="00990715" w:rsidP="00A57F6E">
      <w:pPr>
        <w:rPr>
          <w:noProof/>
          <w:lang w:val="ro-RO"/>
        </w:rPr>
      </w:pPr>
    </w:p>
    <w:p w:rsidR="00990715" w:rsidRDefault="00990715" w:rsidP="00A57F6E">
      <w:pPr>
        <w:rPr>
          <w:noProof/>
          <w:lang w:val="ro-RO"/>
        </w:rPr>
      </w:pPr>
    </w:p>
    <w:p w:rsidR="00990715" w:rsidRDefault="00990715" w:rsidP="00A57F6E">
      <w:pPr>
        <w:rPr>
          <w:noProof/>
          <w:lang w:val="ro-RO"/>
        </w:rPr>
      </w:pPr>
    </w:p>
    <w:p w:rsidR="00990715" w:rsidRPr="007D2FFF" w:rsidRDefault="00990715" w:rsidP="00A57F6E">
      <w:pPr>
        <w:rPr>
          <w:noProof/>
          <w:lang w:val="ro-RO"/>
        </w:rPr>
      </w:pPr>
    </w:p>
    <w:p w:rsidR="00A57F6E" w:rsidRDefault="003A5C62" w:rsidP="00A57F6E">
      <w:pPr>
        <w:pStyle w:val="Heading2"/>
        <w:rPr>
          <w:noProof/>
          <w:lang w:val="ro-RO"/>
        </w:rPr>
      </w:pPr>
      <w:bookmarkStart w:id="12" w:name="_Toc272757410"/>
      <w:bookmarkStart w:id="13" w:name="_Toc275250460"/>
      <w:r>
        <w:rPr>
          <w:noProof/>
          <w:lang w:val="ro-RO"/>
        </w:rPr>
        <w:t>Sistemul Dynamics</w:t>
      </w:r>
      <w:r w:rsidR="008F7D7E" w:rsidRPr="007D2FFF">
        <w:rPr>
          <w:noProof/>
          <w:lang w:val="ro-RO"/>
        </w:rPr>
        <w:t xml:space="preserve"> CRM pentru Boromir</w:t>
      </w:r>
      <w:bookmarkEnd w:id="12"/>
      <w:bookmarkEnd w:id="13"/>
    </w:p>
    <w:p w:rsidR="00A57F6E" w:rsidRDefault="00A57F6E" w:rsidP="00A57F6E">
      <w:pPr>
        <w:rPr>
          <w:noProof/>
          <w:lang w:val="ro-RO"/>
        </w:rPr>
      </w:pPr>
    </w:p>
    <w:p w:rsidR="00C61CFC" w:rsidRDefault="00C61CFC" w:rsidP="00A57F6E">
      <w:pPr>
        <w:rPr>
          <w:noProof/>
          <w:lang w:val="ro-RO"/>
        </w:rPr>
      </w:pPr>
      <w:r>
        <w:rPr>
          <w:noProof/>
          <w:lang w:val="ro-RO"/>
        </w:rPr>
        <w:t>O schema a pozitiei si rolului sistemului CRM in cadrul Boromir este prezentata in cele ce urmeaza.</w:t>
      </w:r>
    </w:p>
    <w:p w:rsidR="003A5C62" w:rsidRDefault="00C67A92" w:rsidP="00A57F6E">
      <w:pPr>
        <w:rPr>
          <w:noProof/>
          <w:lang w:val="ro-RO"/>
        </w:rPr>
      </w:pPr>
      <w:r>
        <w:rPr>
          <w:noProof/>
          <w:lang w:val="ro-RO" w:eastAsia="ro-RO"/>
        </w:rPr>
        <w:drawing>
          <wp:inline distT="0" distB="0" distL="0" distR="0">
            <wp:extent cx="6073140" cy="4391025"/>
            <wp:effectExtent l="38100" t="57150" r="118110" b="104775"/>
            <wp:docPr id="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srcRect/>
                    <a:stretch>
                      <a:fillRect/>
                    </a:stretch>
                  </pic:blipFill>
                  <pic:spPr bwMode="auto">
                    <a:xfrm>
                      <a:off x="0" y="0"/>
                      <a:ext cx="6073140" cy="4391025"/>
                    </a:xfrm>
                    <a:prstGeom prst="rect">
                      <a:avLst/>
                    </a:prstGeom>
                    <a:ln w="38100" cap="sq">
                      <a:solidFill>
                        <a:schemeClr val="tx2">
                          <a:lumMod val="75000"/>
                        </a:schemeClr>
                      </a:solidFill>
                      <a:prstDash val="solid"/>
                      <a:miter lim="800000"/>
                    </a:ln>
                    <a:effectLst>
                      <a:outerShdw blurRad="50800" dist="38100" dir="2700000" algn="tl" rotWithShape="0">
                        <a:srgbClr val="000000">
                          <a:alpha val="43000"/>
                        </a:srgbClr>
                      </a:outerShdw>
                    </a:effectLst>
                  </pic:spPr>
                </pic:pic>
              </a:graphicData>
            </a:graphic>
          </wp:inline>
        </w:drawing>
      </w:r>
    </w:p>
    <w:p w:rsidR="003A5C62" w:rsidRDefault="003A5C62" w:rsidP="00A57F6E">
      <w:pPr>
        <w:rPr>
          <w:noProof/>
          <w:lang w:val="ro-RO"/>
        </w:rPr>
      </w:pPr>
    </w:p>
    <w:p w:rsidR="00C61CFC" w:rsidRDefault="00C61CFC" w:rsidP="00C67A92">
      <w:pPr>
        <w:pBdr>
          <w:top w:val="single" w:sz="4" w:space="1" w:color="auto"/>
          <w:left w:val="single" w:sz="4" w:space="4" w:color="auto"/>
          <w:bottom w:val="single" w:sz="4" w:space="1" w:color="auto"/>
          <w:right w:val="single" w:sz="4" w:space="4" w:color="auto"/>
        </w:pBdr>
        <w:rPr>
          <w:noProof/>
          <w:lang w:val="ro-RO"/>
        </w:rPr>
      </w:pPr>
      <w:r>
        <w:rPr>
          <w:noProof/>
          <w:lang w:val="ro-RO"/>
        </w:rPr>
        <w:t xml:space="preserve">In consecinta valoarea adusa de CRM in Boromir este </w:t>
      </w:r>
      <w:r w:rsidRPr="00C61CFC">
        <w:rPr>
          <w:b/>
          <w:noProof/>
          <w:lang w:val="ro-RO"/>
        </w:rPr>
        <w:t>Vizibilitate 360⁰</w:t>
      </w:r>
      <w:r w:rsidR="00990715">
        <w:rPr>
          <w:b/>
          <w:noProof/>
          <w:lang w:val="ro-RO"/>
        </w:rPr>
        <w:t xml:space="preserve"> si Procese Fluidizate</w:t>
      </w:r>
      <w:r>
        <w:rPr>
          <w:b/>
          <w:noProof/>
          <w:lang w:val="ro-RO"/>
        </w:rPr>
        <w:t xml:space="preserve"> </w:t>
      </w:r>
      <w:r>
        <w:rPr>
          <w:noProof/>
          <w:lang w:val="ro-RO"/>
        </w:rPr>
        <w:t xml:space="preserve">pentru </w:t>
      </w:r>
      <w:r w:rsidR="00990715" w:rsidRPr="00990715">
        <w:rPr>
          <w:b/>
          <w:noProof/>
          <w:lang w:val="ro-RO"/>
        </w:rPr>
        <w:t>ASM</w:t>
      </w:r>
      <w:r w:rsidR="00990715">
        <w:rPr>
          <w:noProof/>
          <w:lang w:val="ro-RO"/>
        </w:rPr>
        <w:t xml:space="preserve">, </w:t>
      </w:r>
      <w:r w:rsidR="00990715" w:rsidRPr="00990715">
        <w:rPr>
          <w:b/>
          <w:noProof/>
          <w:lang w:val="ro-RO"/>
        </w:rPr>
        <w:t>KAM</w:t>
      </w:r>
      <w:r w:rsidR="00990715">
        <w:rPr>
          <w:noProof/>
          <w:lang w:val="ro-RO"/>
        </w:rPr>
        <w:t xml:space="preserve"> si </w:t>
      </w:r>
      <w:r w:rsidR="00990715" w:rsidRPr="00990715">
        <w:rPr>
          <w:b/>
          <w:noProof/>
          <w:lang w:val="ro-RO"/>
        </w:rPr>
        <w:t>Top Management</w:t>
      </w:r>
      <w:r>
        <w:rPr>
          <w:noProof/>
          <w:lang w:val="ro-RO"/>
        </w:rPr>
        <w:t>.</w:t>
      </w:r>
    </w:p>
    <w:p w:rsidR="004F3DF7" w:rsidRPr="007D2FFF" w:rsidRDefault="004F3DF7" w:rsidP="00A57F6E">
      <w:pPr>
        <w:rPr>
          <w:noProof/>
          <w:lang w:val="ro-RO"/>
        </w:rPr>
      </w:pPr>
    </w:p>
    <w:p w:rsidR="00A57F6E" w:rsidRPr="007D2FFF" w:rsidRDefault="00A57F6E" w:rsidP="00A57F6E">
      <w:pPr>
        <w:pStyle w:val="Heading2"/>
        <w:rPr>
          <w:noProof/>
          <w:lang w:val="ro-RO"/>
        </w:rPr>
      </w:pPr>
      <w:bookmarkStart w:id="14" w:name="_Toc272757411"/>
      <w:bookmarkStart w:id="15" w:name="_Toc275250461"/>
      <w:r w:rsidRPr="007D2FFF">
        <w:rPr>
          <w:noProof/>
          <w:lang w:val="ro-RO"/>
        </w:rPr>
        <w:t>Beneficii</w:t>
      </w:r>
      <w:bookmarkEnd w:id="14"/>
      <w:bookmarkEnd w:id="15"/>
    </w:p>
    <w:p w:rsidR="00A57F6E" w:rsidRDefault="00A57F6E" w:rsidP="00A57F6E">
      <w:pPr>
        <w:rPr>
          <w:noProof/>
          <w:lang w:val="ro-RO"/>
        </w:rPr>
      </w:pPr>
    </w:p>
    <w:p w:rsidR="00C61CFC" w:rsidRDefault="00C61CFC" w:rsidP="00A57F6E">
      <w:pPr>
        <w:rPr>
          <w:noProof/>
          <w:lang w:val="ro-RO"/>
        </w:rPr>
      </w:pPr>
      <w:r>
        <w:rPr>
          <w:noProof/>
          <w:lang w:val="ro-RO"/>
        </w:rPr>
        <w:t xml:space="preserve">Uitandu-ne la situatia actuala si in acelasi timp la necesitatile concrete ale Boromir putem </w:t>
      </w:r>
      <w:r w:rsidR="00F31A60">
        <w:rPr>
          <w:noProof/>
          <w:lang w:val="ro-RO"/>
        </w:rPr>
        <w:t>sumariza</w:t>
      </w:r>
      <w:r>
        <w:rPr>
          <w:noProof/>
          <w:lang w:val="ro-RO"/>
        </w:rPr>
        <w:t xml:space="preserve"> beneficiile aduse de implementarea sistemului CRM in organizatie.</w:t>
      </w:r>
    </w:p>
    <w:p w:rsidR="00C61CFC" w:rsidRDefault="00C61CFC" w:rsidP="00A57F6E">
      <w:pPr>
        <w:rPr>
          <w:noProof/>
          <w:lang w:val="ro-RO"/>
        </w:rPr>
      </w:pPr>
    </w:p>
    <w:p w:rsidR="00C61CFC" w:rsidRDefault="00C61CFC" w:rsidP="00C61CFC">
      <w:pPr>
        <w:pStyle w:val="Heading3"/>
        <w:rPr>
          <w:noProof/>
        </w:rPr>
      </w:pPr>
      <w:bookmarkStart w:id="16" w:name="_Toc275250462"/>
      <w:r>
        <w:rPr>
          <w:noProof/>
        </w:rPr>
        <w:t>Unificarea datelor</w:t>
      </w:r>
      <w:bookmarkEnd w:id="16"/>
    </w:p>
    <w:p w:rsidR="00C61CFC" w:rsidRPr="00C61CFC" w:rsidRDefault="00C61CFC" w:rsidP="00C61CFC">
      <w:pPr>
        <w:rPr>
          <w:lang w:val="en-GB"/>
        </w:rPr>
      </w:pPr>
      <w:r>
        <w:rPr>
          <w:lang w:val="en-GB"/>
        </w:rPr>
        <w:t xml:space="preserve">CRM </w:t>
      </w:r>
      <w:r w:rsidR="00410B50">
        <w:rPr>
          <w:lang w:val="en-GB"/>
        </w:rPr>
        <w:t>consolideaza intr-</w:t>
      </w:r>
      <w:r>
        <w:rPr>
          <w:lang w:val="en-GB"/>
        </w:rPr>
        <w:t xml:space="preserve">o singura baza de date centrala </w:t>
      </w:r>
      <w:r w:rsidR="00410B50">
        <w:rPr>
          <w:lang w:val="en-GB"/>
        </w:rPr>
        <w:t>atat informatii din cele 3 companii din Scala  cat si infor</w:t>
      </w:r>
      <w:r w:rsidR="00C076A9">
        <w:rPr>
          <w:lang w:val="en-GB"/>
        </w:rPr>
        <w:t>matii culese de pe teren din EMA agregate cu informatii introduse direct la nivel de CRM.</w:t>
      </w:r>
    </w:p>
    <w:p w:rsidR="00410B50" w:rsidRDefault="00410B50" w:rsidP="00410B50">
      <w:pPr>
        <w:pStyle w:val="Heading3"/>
        <w:rPr>
          <w:noProof/>
        </w:rPr>
      </w:pPr>
      <w:bookmarkStart w:id="17" w:name="_Toc275250463"/>
      <w:r>
        <w:rPr>
          <w:noProof/>
        </w:rPr>
        <w:lastRenderedPageBreak/>
        <w:t>Mediu de lucru</w:t>
      </w:r>
      <w:r w:rsidR="00AA16C6">
        <w:rPr>
          <w:noProof/>
        </w:rPr>
        <w:t xml:space="preserve"> si raportare</w:t>
      </w:r>
      <w:r>
        <w:rPr>
          <w:noProof/>
        </w:rPr>
        <w:t xml:space="preserve"> unitar pentru </w:t>
      </w:r>
      <w:r w:rsidR="004B1697">
        <w:rPr>
          <w:noProof/>
        </w:rPr>
        <w:t>ASM si KAM</w:t>
      </w:r>
      <w:bookmarkEnd w:id="17"/>
    </w:p>
    <w:p w:rsidR="00410B50" w:rsidRDefault="00410B50" w:rsidP="00410B50">
      <w:pPr>
        <w:rPr>
          <w:lang w:val="en-GB"/>
        </w:rPr>
      </w:pPr>
      <w:r>
        <w:rPr>
          <w:lang w:val="en-GB"/>
        </w:rPr>
        <w:t xml:space="preserve">O singura baza de date, un singur loc de vizualizare a analizelor de vanzare specific fiecarui rol in parte, un singur loc </w:t>
      </w:r>
      <w:r w:rsidR="00AA16C6">
        <w:rPr>
          <w:lang w:val="en-GB"/>
        </w:rPr>
        <w:t xml:space="preserve">de </w:t>
      </w:r>
      <w:r>
        <w:rPr>
          <w:lang w:val="en-GB"/>
        </w:rPr>
        <w:t xml:space="preserve">introducere a informatiilor culese </w:t>
      </w:r>
      <w:r w:rsidR="00AA16C6">
        <w:rPr>
          <w:lang w:val="en-GB"/>
        </w:rPr>
        <w:t>d</w:t>
      </w:r>
      <w:r>
        <w:rPr>
          <w:lang w:val="en-GB"/>
        </w:rPr>
        <w:t>in piata, un singur loc</w:t>
      </w:r>
      <w:r w:rsidR="00AA16C6">
        <w:rPr>
          <w:lang w:val="en-GB"/>
        </w:rPr>
        <w:t xml:space="preserve"> de managemen</w:t>
      </w:r>
      <w:r w:rsidR="00091988">
        <w:rPr>
          <w:lang w:val="en-GB"/>
        </w:rPr>
        <w:t>t al activitatilor de marketing (inlocuind rapoarte din Scala, Excel-uri, Email-uri, Word-uri, Agende etc)</w:t>
      </w:r>
      <w:r w:rsidR="00805236" w:rsidRPr="00805236">
        <w:rPr>
          <w:lang w:val="en-GB"/>
        </w:rPr>
        <w:t xml:space="preserve"> </w:t>
      </w:r>
      <w:r w:rsidR="00805236">
        <w:rPr>
          <w:lang w:val="en-GB"/>
        </w:rPr>
        <w:t>.</w:t>
      </w:r>
    </w:p>
    <w:p w:rsidR="00AA16C6" w:rsidRDefault="00AA16C6" w:rsidP="00AA16C6">
      <w:pPr>
        <w:pStyle w:val="Heading3"/>
        <w:rPr>
          <w:noProof/>
        </w:rPr>
      </w:pPr>
      <w:bookmarkStart w:id="18" w:name="_Toc275250464"/>
      <w:r>
        <w:rPr>
          <w:noProof/>
        </w:rPr>
        <w:t xml:space="preserve">Circulatia corecta si structurata a informatiei </w:t>
      </w:r>
      <w:r w:rsidR="00266143">
        <w:rPr>
          <w:noProof/>
        </w:rPr>
        <w:t>in cadrul departamentului de vanzari</w:t>
      </w:r>
      <w:bookmarkEnd w:id="18"/>
    </w:p>
    <w:p w:rsidR="00AA16C6" w:rsidRDefault="00AA16C6" w:rsidP="00AA16C6">
      <w:pPr>
        <w:rPr>
          <w:lang w:val="en-GB"/>
        </w:rPr>
      </w:pPr>
      <w:r>
        <w:rPr>
          <w:lang w:val="en-GB"/>
        </w:rPr>
        <w:t xml:space="preserve">Orice decizie manageriala introdusa in sistem </w:t>
      </w:r>
      <w:proofErr w:type="gramStart"/>
      <w:r>
        <w:rPr>
          <w:lang w:val="en-GB"/>
        </w:rPr>
        <w:t>este</w:t>
      </w:r>
      <w:proofErr w:type="gramEnd"/>
      <w:r>
        <w:rPr>
          <w:lang w:val="en-GB"/>
        </w:rPr>
        <w:t xml:space="preserve"> diponibila imediat si structurat ASM-ului</w:t>
      </w:r>
    </w:p>
    <w:p w:rsidR="00AA5403" w:rsidRPr="00AA16C6" w:rsidRDefault="00AA16C6" w:rsidP="00AA16C6">
      <w:pPr>
        <w:rPr>
          <w:lang w:val="en-GB"/>
        </w:rPr>
      </w:pPr>
      <w:r>
        <w:rPr>
          <w:lang w:val="en-GB"/>
        </w:rPr>
        <w:t xml:space="preserve">Orice informatie de pe teren introdusa de ASM </w:t>
      </w:r>
      <w:proofErr w:type="gramStart"/>
      <w:r>
        <w:rPr>
          <w:lang w:val="en-GB"/>
        </w:rPr>
        <w:t>este</w:t>
      </w:r>
      <w:proofErr w:type="gramEnd"/>
      <w:r>
        <w:rPr>
          <w:lang w:val="en-GB"/>
        </w:rPr>
        <w:t xml:space="preserve"> disponibila in timp real si structurat managerilor de vanzare.</w:t>
      </w:r>
    </w:p>
    <w:p w:rsidR="005A3DB4" w:rsidRDefault="005A3DB4" w:rsidP="005A3DB4">
      <w:pPr>
        <w:pStyle w:val="Heading3"/>
        <w:rPr>
          <w:noProof/>
        </w:rPr>
      </w:pPr>
      <w:bookmarkStart w:id="19" w:name="_Toc275250465"/>
      <w:r>
        <w:rPr>
          <w:noProof/>
        </w:rPr>
        <w:t>Crearea unui istoric al activitatii de vanzare</w:t>
      </w:r>
      <w:bookmarkEnd w:id="19"/>
    </w:p>
    <w:p w:rsidR="00AC4553" w:rsidRDefault="005A3DB4" w:rsidP="005A3DB4">
      <w:pPr>
        <w:rPr>
          <w:lang w:val="en-GB"/>
        </w:rPr>
      </w:pPr>
      <w:proofErr w:type="gramStart"/>
      <w:r>
        <w:rPr>
          <w:lang w:val="en-GB"/>
        </w:rPr>
        <w:t>Toate informatiile introduse in sistem sunt salvate si pot fi folosite la o analiza calitativa a procesului de vanzare.</w:t>
      </w:r>
      <w:proofErr w:type="gramEnd"/>
      <w:r>
        <w:rPr>
          <w:lang w:val="en-GB"/>
        </w:rPr>
        <w:t xml:space="preserve"> </w:t>
      </w:r>
      <w:proofErr w:type="gramStart"/>
      <w:r w:rsidR="00805236">
        <w:rPr>
          <w:lang w:val="en-GB"/>
        </w:rPr>
        <w:t>N</w:t>
      </w:r>
      <w:r>
        <w:rPr>
          <w:lang w:val="en-GB"/>
        </w:rPr>
        <w:t>imic nu se pierde totul se analizeaza.</w:t>
      </w:r>
      <w:proofErr w:type="gramEnd"/>
      <w:r w:rsidR="00805236">
        <w:rPr>
          <w:lang w:val="en-GB"/>
        </w:rPr>
        <w:t xml:space="preserve"> </w:t>
      </w:r>
      <w:r w:rsidR="0039171A">
        <w:rPr>
          <w:lang w:val="en-GB"/>
        </w:rPr>
        <w:t xml:space="preserve">Transferul de cunostinte prin eventuala plecare a unui ASM sau schimbarea zonei se </w:t>
      </w:r>
      <w:proofErr w:type="gramStart"/>
      <w:r w:rsidR="0039171A">
        <w:rPr>
          <w:lang w:val="en-GB"/>
        </w:rPr>
        <w:t>va</w:t>
      </w:r>
      <w:proofErr w:type="gramEnd"/>
      <w:r w:rsidR="0039171A">
        <w:rPr>
          <w:lang w:val="en-GB"/>
        </w:rPr>
        <w:t xml:space="preserve"> putea face instantaneu fara pierderea informatiei culese prin diverse surse.</w:t>
      </w:r>
    </w:p>
    <w:p w:rsidR="005A3DB4" w:rsidRDefault="005A3DB4" w:rsidP="005A3DB4">
      <w:pPr>
        <w:pStyle w:val="Heading3"/>
        <w:rPr>
          <w:noProof/>
        </w:rPr>
      </w:pPr>
      <w:bookmarkStart w:id="20" w:name="_Toc275250466"/>
      <w:r>
        <w:rPr>
          <w:noProof/>
        </w:rPr>
        <w:t>Evaluarea corecta a procesului de vanzare</w:t>
      </w:r>
      <w:r w:rsidR="001D569F">
        <w:rPr>
          <w:noProof/>
        </w:rPr>
        <w:t xml:space="preserve"> si analiza pana la nivel de client al distribuitorului</w:t>
      </w:r>
      <w:bookmarkEnd w:id="20"/>
    </w:p>
    <w:p w:rsidR="00C82FD2" w:rsidRDefault="005A3DB4" w:rsidP="005A3DB4">
      <w:pPr>
        <w:rPr>
          <w:lang w:val="en-GB"/>
        </w:rPr>
      </w:pPr>
      <w:r>
        <w:rPr>
          <w:lang w:val="en-GB"/>
        </w:rPr>
        <w:t xml:space="preserve">CRM </w:t>
      </w:r>
      <w:proofErr w:type="gramStart"/>
      <w:r>
        <w:rPr>
          <w:lang w:val="en-GB"/>
        </w:rPr>
        <w:t>este</w:t>
      </w:r>
      <w:proofErr w:type="gramEnd"/>
      <w:r>
        <w:rPr>
          <w:lang w:val="en-GB"/>
        </w:rPr>
        <w:t xml:space="preserve"> singurul sistem care pune la dispozitie informatie calitativa legata de activitatea de vanzare</w:t>
      </w:r>
      <w:r w:rsidR="00C82FD2">
        <w:rPr>
          <w:lang w:val="en-GB"/>
        </w:rPr>
        <w:t>: distribuirea si repartizarea produselor pe clienti ai distribuitorilor (in piata).</w:t>
      </w:r>
    </w:p>
    <w:p w:rsidR="00C82FD2" w:rsidRPr="005A3DB4" w:rsidRDefault="00807894" w:rsidP="005A3DB4">
      <w:pPr>
        <w:rPr>
          <w:lang w:val="en-GB"/>
        </w:rPr>
      </w:pPr>
      <w:r>
        <w:rPr>
          <w:lang w:val="en-GB"/>
        </w:rPr>
        <w:t xml:space="preserve">De aceea </w:t>
      </w:r>
      <w:proofErr w:type="gramStart"/>
      <w:r>
        <w:rPr>
          <w:lang w:val="en-GB"/>
        </w:rPr>
        <w:t>e</w:t>
      </w:r>
      <w:r w:rsidR="006001E4">
        <w:rPr>
          <w:lang w:val="en-GB"/>
        </w:rPr>
        <w:t>ste</w:t>
      </w:r>
      <w:proofErr w:type="gramEnd"/>
      <w:r>
        <w:rPr>
          <w:lang w:val="en-GB"/>
        </w:rPr>
        <w:t xml:space="preserve"> singurul loc in care se poate face o evaluare corecta a procesului de vanzare</w:t>
      </w:r>
      <w:r w:rsidR="00C82FD2">
        <w:rPr>
          <w:lang w:val="en-GB"/>
        </w:rPr>
        <w:t>.</w:t>
      </w:r>
    </w:p>
    <w:p w:rsidR="008859B3" w:rsidRDefault="008859B3" w:rsidP="008859B3">
      <w:pPr>
        <w:pStyle w:val="Heading3"/>
        <w:rPr>
          <w:noProof/>
        </w:rPr>
      </w:pPr>
      <w:bookmarkStart w:id="21" w:name="_Toc275250467"/>
      <w:r>
        <w:rPr>
          <w:noProof/>
        </w:rPr>
        <w:t>Adaptarea rapida la schimbarile din piata</w:t>
      </w:r>
      <w:bookmarkEnd w:id="21"/>
    </w:p>
    <w:p w:rsidR="008859B3" w:rsidRDefault="008859B3" w:rsidP="008859B3">
      <w:pPr>
        <w:rPr>
          <w:lang w:val="en-GB"/>
        </w:rPr>
      </w:pPr>
      <w:r>
        <w:rPr>
          <w:lang w:val="en-GB"/>
        </w:rPr>
        <w:t xml:space="preserve">CRM </w:t>
      </w:r>
      <w:proofErr w:type="gramStart"/>
      <w:r>
        <w:rPr>
          <w:lang w:val="en-GB"/>
        </w:rPr>
        <w:t>este</w:t>
      </w:r>
      <w:proofErr w:type="gramEnd"/>
      <w:r>
        <w:rPr>
          <w:lang w:val="en-GB"/>
        </w:rPr>
        <w:t xml:space="preserve"> prin natura lui un sistem foarte flexibil si configurabil. Poate fi adaptat foarte usor la schimbarile din procesul de vanzare generate de schimbarile din piata.</w:t>
      </w:r>
      <w:r w:rsidR="00C82FD2">
        <w:rPr>
          <w:lang w:val="en-GB"/>
        </w:rPr>
        <w:t xml:space="preserve"> Sistemul </w:t>
      </w:r>
      <w:proofErr w:type="gramStart"/>
      <w:r w:rsidR="00C82FD2">
        <w:rPr>
          <w:lang w:val="en-GB"/>
        </w:rPr>
        <w:t>este</w:t>
      </w:r>
      <w:proofErr w:type="gramEnd"/>
      <w:r w:rsidR="00C82FD2">
        <w:rPr>
          <w:lang w:val="en-GB"/>
        </w:rPr>
        <w:t xml:space="preserve"> usor extensibil pentru implementarea unor procese noi.</w:t>
      </w:r>
    </w:p>
    <w:p w:rsidR="007173D5" w:rsidRDefault="007173D5" w:rsidP="007173D5">
      <w:pPr>
        <w:pStyle w:val="Heading3"/>
        <w:rPr>
          <w:noProof/>
        </w:rPr>
      </w:pPr>
      <w:bookmarkStart w:id="22" w:name="_Toc275250468"/>
      <w:r>
        <w:rPr>
          <w:noProof/>
        </w:rPr>
        <w:t xml:space="preserve">Imbunatatirea comunicarii cu clientii directi si </w:t>
      </w:r>
      <w:r w:rsidR="00FF58AD">
        <w:rPr>
          <w:noProof/>
        </w:rPr>
        <w:t>clienti ai distribuitorului</w:t>
      </w:r>
      <w:bookmarkEnd w:id="22"/>
    </w:p>
    <w:p w:rsidR="007173D5" w:rsidRDefault="007173D5" w:rsidP="007173D5">
      <w:pPr>
        <w:rPr>
          <w:lang w:val="en-GB"/>
        </w:rPr>
      </w:pPr>
      <w:r>
        <w:rPr>
          <w:lang w:val="en-GB"/>
        </w:rPr>
        <w:t xml:space="preserve">CRM </w:t>
      </w:r>
      <w:proofErr w:type="gramStart"/>
      <w:r>
        <w:rPr>
          <w:lang w:val="en-GB"/>
        </w:rPr>
        <w:t>va  ajuta</w:t>
      </w:r>
      <w:proofErr w:type="gramEnd"/>
      <w:r>
        <w:rPr>
          <w:lang w:val="en-GB"/>
        </w:rPr>
        <w:t xml:space="preserve"> cu usurinta la transmiterea de mesaje personalizate catre segmentele de clienti targetate pentru diverse campanii si promotii. Raspunsul audientelor la fiecare campanie se </w:t>
      </w:r>
      <w:proofErr w:type="gramStart"/>
      <w:r>
        <w:rPr>
          <w:lang w:val="en-GB"/>
        </w:rPr>
        <w:t>va</w:t>
      </w:r>
      <w:proofErr w:type="gramEnd"/>
      <w:r>
        <w:rPr>
          <w:lang w:val="en-GB"/>
        </w:rPr>
        <w:t xml:space="preserve"> putea inregistra in CRM a.i. se va putea evalua cu usurinta profitabilitatea si succesul fiecarei actiuni promotionale.</w:t>
      </w:r>
    </w:p>
    <w:p w:rsidR="00AC2BFB" w:rsidRDefault="00AC2BFB" w:rsidP="007173D5">
      <w:pPr>
        <w:rPr>
          <w:lang w:val="en-GB"/>
        </w:rPr>
      </w:pPr>
      <w:proofErr w:type="gramStart"/>
      <w:r>
        <w:rPr>
          <w:lang w:val="en-GB"/>
        </w:rPr>
        <w:t>Ca si exemple de astfel de procese putem discuta de campanii de email-marketing (informari), colectare de informatiilor legate de satisfactie client (la nivel de distribuitor sau client al distributorului sau chiar consumator final)</w:t>
      </w:r>
      <w:r w:rsidR="00E55E77">
        <w:rPr>
          <w:lang w:val="en-GB"/>
        </w:rPr>
        <w:t>.</w:t>
      </w:r>
      <w:proofErr w:type="gramEnd"/>
    </w:p>
    <w:p w:rsidR="007173D5" w:rsidRPr="008859B3" w:rsidRDefault="007173D5" w:rsidP="008859B3">
      <w:pPr>
        <w:rPr>
          <w:lang w:val="en-GB"/>
        </w:rPr>
      </w:pPr>
    </w:p>
    <w:p w:rsidR="00BC0E0C" w:rsidRPr="007D2FFF" w:rsidRDefault="00BC0E0C" w:rsidP="00A57F6E">
      <w:pPr>
        <w:rPr>
          <w:noProof/>
          <w:lang w:val="ro-RO"/>
        </w:rPr>
      </w:pPr>
    </w:p>
    <w:p w:rsidR="0062017A" w:rsidRPr="007D2FFF" w:rsidRDefault="0062017A" w:rsidP="0062017A">
      <w:pPr>
        <w:pStyle w:val="Heading2"/>
        <w:rPr>
          <w:noProof/>
          <w:lang w:val="ro-RO"/>
        </w:rPr>
      </w:pPr>
      <w:bookmarkStart w:id="23" w:name="_Toc275250469"/>
      <w:r w:rsidRPr="007D2FFF">
        <w:rPr>
          <w:noProof/>
          <w:lang w:val="ro-RO"/>
        </w:rPr>
        <w:t>Agenda proiect</w:t>
      </w:r>
      <w:r w:rsidR="00C448EE">
        <w:rPr>
          <w:noProof/>
          <w:lang w:val="ro-RO"/>
        </w:rPr>
        <w:t xml:space="preserve"> CRM</w:t>
      </w:r>
      <w:bookmarkEnd w:id="23"/>
    </w:p>
    <w:p w:rsidR="00A57F6E" w:rsidRPr="007D2FFF" w:rsidRDefault="00A57F6E" w:rsidP="00A57F6E">
      <w:pPr>
        <w:rPr>
          <w:noProof/>
          <w:lang w:val="ro-RO"/>
        </w:rPr>
      </w:pPr>
    </w:p>
    <w:p w:rsidR="00A57F6E" w:rsidRPr="007D2FFF" w:rsidRDefault="00A57F6E" w:rsidP="00A57F6E">
      <w:pPr>
        <w:rPr>
          <w:noProof/>
          <w:lang w:val="ro-RO"/>
        </w:rPr>
      </w:pPr>
    </w:p>
    <w:p w:rsidR="00A57F6E" w:rsidRPr="007D2FFF" w:rsidRDefault="00CE6AF8" w:rsidP="00A57F6E">
      <w:pPr>
        <w:rPr>
          <w:noProof/>
          <w:lang w:val="ro-RO"/>
        </w:rPr>
      </w:pPr>
      <w:r w:rsidRPr="00CE6AF8">
        <w:rPr>
          <w:noProof/>
          <w:lang w:val="ro-RO"/>
        </w:rPr>
        <w:object w:dxaOrig="7183" w:dyaOrig="540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7.6pt;height:269.85pt" o:ole="">
            <v:imagedata r:id="rId11" o:title=""/>
          </v:shape>
          <o:OLEObject Type="Embed" ProgID="PowerPoint.Template.12" ShapeID="_x0000_i1025" DrawAspect="Content" ObjectID="_1349875863" r:id="rId12"/>
        </w:object>
      </w:r>
    </w:p>
    <w:p w:rsidR="00A57F6E" w:rsidRPr="007D2FFF" w:rsidRDefault="00A57F6E" w:rsidP="00A57F6E">
      <w:pPr>
        <w:rPr>
          <w:noProof/>
          <w:lang w:val="ro-RO"/>
        </w:rPr>
      </w:pPr>
    </w:p>
    <w:p w:rsidR="003A2B44" w:rsidRPr="007D2FFF" w:rsidRDefault="003A2B44" w:rsidP="003A2B44">
      <w:pPr>
        <w:rPr>
          <w:noProof/>
          <w:lang w:val="ro-RO"/>
        </w:rPr>
      </w:pPr>
    </w:p>
    <w:p w:rsidR="00782D03" w:rsidRPr="007D2FFF" w:rsidRDefault="00782D03" w:rsidP="003978B4">
      <w:pPr>
        <w:rPr>
          <w:noProof/>
          <w:lang w:val="ro-RO"/>
        </w:rPr>
      </w:pPr>
    </w:p>
    <w:p w:rsidR="00510573" w:rsidRPr="007D2FFF" w:rsidRDefault="00A57F6E" w:rsidP="00510573">
      <w:pPr>
        <w:pStyle w:val="Heading1"/>
        <w:rPr>
          <w:noProof/>
          <w:lang w:val="ro-RO"/>
        </w:rPr>
      </w:pPr>
      <w:bookmarkStart w:id="24" w:name="_Toc272757413"/>
      <w:bookmarkStart w:id="25" w:name="_Toc275250470"/>
      <w:r w:rsidRPr="007D2FFF">
        <w:rPr>
          <w:noProof/>
          <w:lang w:val="ro-RO"/>
        </w:rPr>
        <w:lastRenderedPageBreak/>
        <w:t xml:space="preserve">Descrierea </w:t>
      </w:r>
      <w:bookmarkEnd w:id="24"/>
      <w:r w:rsidR="001C1A49" w:rsidRPr="007D2FFF">
        <w:rPr>
          <w:noProof/>
          <w:lang w:val="ro-RO"/>
        </w:rPr>
        <w:t>proceselor si a structurilor curente</w:t>
      </w:r>
      <w:bookmarkEnd w:id="25"/>
    </w:p>
    <w:p w:rsidR="00510573" w:rsidRPr="007D2FFF" w:rsidRDefault="00510573" w:rsidP="00510573">
      <w:pPr>
        <w:rPr>
          <w:noProof/>
          <w:lang w:val="ro-RO"/>
        </w:rPr>
      </w:pPr>
    </w:p>
    <w:p w:rsidR="00D34567" w:rsidRPr="007D2FFF" w:rsidRDefault="00907AF2" w:rsidP="00D34567">
      <w:pPr>
        <w:rPr>
          <w:noProof/>
          <w:lang w:val="ro-RO"/>
        </w:rPr>
      </w:pPr>
      <w:r w:rsidRPr="007D2FFF">
        <w:rPr>
          <w:noProof/>
          <w:color w:val="000000"/>
          <w:lang w:val="ro-RO"/>
        </w:rPr>
        <w:tab/>
      </w:r>
    </w:p>
    <w:p w:rsidR="00D34567" w:rsidRPr="007D2FFF" w:rsidRDefault="00D34567" w:rsidP="00D34567">
      <w:pPr>
        <w:pStyle w:val="Heading2"/>
        <w:rPr>
          <w:noProof/>
          <w:lang w:val="ro-RO"/>
        </w:rPr>
      </w:pPr>
      <w:bookmarkStart w:id="26" w:name="_Toc272748811"/>
      <w:bookmarkStart w:id="27" w:name="_Toc272757415"/>
      <w:bookmarkStart w:id="28" w:name="_Toc275250471"/>
      <w:r w:rsidRPr="007D2FFF">
        <w:rPr>
          <w:noProof/>
          <w:lang w:val="ro-RO"/>
        </w:rPr>
        <w:t>Structura si ierarhia fortei de vanzari</w:t>
      </w:r>
      <w:bookmarkEnd w:id="26"/>
      <w:bookmarkEnd w:id="27"/>
      <w:bookmarkEnd w:id="28"/>
    </w:p>
    <w:p w:rsidR="009261FD" w:rsidRPr="007D2FFF" w:rsidRDefault="009261FD" w:rsidP="009261FD">
      <w:pPr>
        <w:rPr>
          <w:noProof/>
          <w:lang w:val="ro-RO"/>
        </w:rPr>
      </w:pPr>
    </w:p>
    <w:p w:rsidR="00907AA6" w:rsidRPr="007D2FFF" w:rsidRDefault="00533043" w:rsidP="00D34567">
      <w:pPr>
        <w:rPr>
          <w:noProof/>
          <w:lang w:val="ro-RO"/>
        </w:rPr>
      </w:pPr>
      <w:r w:rsidRPr="007D2FFF">
        <w:rPr>
          <w:noProof/>
          <w:lang w:val="ro-RO"/>
        </w:rPr>
        <w:t xml:space="preserve">Departamentul de vanzari al Boromir este </w:t>
      </w:r>
      <w:r w:rsidR="008E5138" w:rsidRPr="007D2FFF">
        <w:rPr>
          <w:noProof/>
          <w:lang w:val="ro-RO"/>
        </w:rPr>
        <w:t xml:space="preserve">impartit in </w:t>
      </w:r>
      <w:r w:rsidR="00907AA6" w:rsidRPr="007D2FFF">
        <w:rPr>
          <w:noProof/>
          <w:lang w:val="ro-RO"/>
        </w:rPr>
        <w:t>sub-departamente, dupa cum este descris in diagrama de mai jos:</w:t>
      </w:r>
    </w:p>
    <w:p w:rsidR="00907AA6" w:rsidRPr="007D2FFF" w:rsidRDefault="00907AA6" w:rsidP="005867FD">
      <w:pPr>
        <w:numPr>
          <w:ilvl w:val="0"/>
          <w:numId w:val="5"/>
        </w:numPr>
        <w:rPr>
          <w:noProof/>
          <w:lang w:val="ro-RO"/>
        </w:rPr>
      </w:pPr>
      <w:r w:rsidRPr="007D2FFF">
        <w:rPr>
          <w:noProof/>
          <w:lang w:val="ro-RO"/>
        </w:rPr>
        <w:t>Divizia</w:t>
      </w:r>
      <w:r w:rsidR="00E6543D">
        <w:rPr>
          <w:noProof/>
          <w:lang w:val="ro-RO"/>
        </w:rPr>
        <w:t xml:space="preserve"> 2</w:t>
      </w:r>
      <w:r w:rsidRPr="007D2FFF">
        <w:rPr>
          <w:noProof/>
          <w:lang w:val="ro-RO"/>
        </w:rPr>
        <w:t xml:space="preserve"> Morarit si Paste – membrii acestui sub-departament vand si promoveaza doar produse din categoriile Morarit si Paste;</w:t>
      </w:r>
    </w:p>
    <w:p w:rsidR="00907AA6" w:rsidRPr="007D2FFF" w:rsidRDefault="00907AA6" w:rsidP="005867FD">
      <w:pPr>
        <w:numPr>
          <w:ilvl w:val="0"/>
          <w:numId w:val="5"/>
        </w:numPr>
        <w:rPr>
          <w:noProof/>
          <w:lang w:val="ro-RO"/>
        </w:rPr>
      </w:pPr>
      <w:r w:rsidRPr="007D2FFF">
        <w:rPr>
          <w:noProof/>
          <w:lang w:val="ro-RO"/>
        </w:rPr>
        <w:t>Divizia</w:t>
      </w:r>
      <w:r w:rsidR="00E6543D">
        <w:rPr>
          <w:noProof/>
          <w:lang w:val="ro-RO"/>
        </w:rPr>
        <w:t xml:space="preserve"> 1 Produse de Patiserie si Simigerie</w:t>
      </w:r>
      <w:r w:rsidRPr="007D2FFF">
        <w:rPr>
          <w:noProof/>
          <w:lang w:val="ro-RO"/>
        </w:rPr>
        <w:t xml:space="preserve"> – membrii acestui sub-departament vand si promoveaza doar produsele din categoriile mentionate;</w:t>
      </w:r>
    </w:p>
    <w:p w:rsidR="00907AA6" w:rsidRPr="007D2FFF" w:rsidRDefault="00907AA6" w:rsidP="005867FD">
      <w:pPr>
        <w:numPr>
          <w:ilvl w:val="0"/>
          <w:numId w:val="5"/>
        </w:numPr>
        <w:rPr>
          <w:noProof/>
          <w:lang w:val="ro-RO"/>
        </w:rPr>
      </w:pPr>
      <w:r w:rsidRPr="007D2FFF">
        <w:rPr>
          <w:noProof/>
          <w:lang w:val="ro-RO"/>
        </w:rPr>
        <w:t xml:space="preserve">Divizia </w:t>
      </w:r>
      <w:r w:rsidR="00E37AAB">
        <w:rPr>
          <w:noProof/>
          <w:lang w:val="ro-RO"/>
        </w:rPr>
        <w:t xml:space="preserve">3 </w:t>
      </w:r>
      <w:r w:rsidRPr="007D2FFF">
        <w:rPr>
          <w:noProof/>
          <w:lang w:val="ro-RO"/>
        </w:rPr>
        <w:t xml:space="preserve">Produse </w:t>
      </w:r>
      <w:r w:rsidR="00E37AAB">
        <w:rPr>
          <w:noProof/>
          <w:lang w:val="ro-RO"/>
        </w:rPr>
        <w:t>Zaharoase si ExpandateSibiu si Romac</w:t>
      </w:r>
      <w:r w:rsidR="00E37AAB" w:rsidRPr="007D2FFF">
        <w:rPr>
          <w:noProof/>
          <w:lang w:val="ro-RO"/>
        </w:rPr>
        <w:t xml:space="preserve"> </w:t>
      </w:r>
      <w:r w:rsidRPr="007D2FFF">
        <w:rPr>
          <w:noProof/>
          <w:lang w:val="ro-RO"/>
        </w:rPr>
        <w:t xml:space="preserve">- membrii acestui sub-departament vand si promoveaza doar produsele din Zaharoase si Expandate (Sibiu si Rommac), </w:t>
      </w:r>
    </w:p>
    <w:p w:rsidR="008E5138" w:rsidRPr="007D2FFF" w:rsidRDefault="00BA2AB3" w:rsidP="005867FD">
      <w:pPr>
        <w:numPr>
          <w:ilvl w:val="0"/>
          <w:numId w:val="5"/>
        </w:numPr>
        <w:rPr>
          <w:noProof/>
          <w:lang w:val="ro-RO"/>
        </w:rPr>
      </w:pPr>
      <w:r>
        <w:rPr>
          <w:noProof/>
          <w:lang w:val="ro-RO"/>
        </w:rPr>
        <w:t>D</w:t>
      </w:r>
      <w:r w:rsidR="00907AA6" w:rsidRPr="007D2FFF">
        <w:rPr>
          <w:noProof/>
          <w:lang w:val="ro-RO"/>
        </w:rPr>
        <w:t xml:space="preserve">epartamentul Key Accounts – membrii sai vand si promoveaza </w:t>
      </w:r>
      <w:r w:rsidR="003A0F89" w:rsidRPr="007D2FFF">
        <w:rPr>
          <w:noProof/>
          <w:lang w:val="ro-RO"/>
        </w:rPr>
        <w:t xml:space="preserve">toate produsele din toate diviziile </w:t>
      </w:r>
      <w:r w:rsidR="00907AA6" w:rsidRPr="007D2FFF">
        <w:rPr>
          <w:noProof/>
          <w:lang w:val="ro-RO"/>
        </w:rPr>
        <w:t>la conturi mari (hypermarkets, etc).</w:t>
      </w:r>
    </w:p>
    <w:p w:rsidR="00907AA6" w:rsidRPr="007D2FFF" w:rsidRDefault="00907AA6" w:rsidP="00D34567">
      <w:pPr>
        <w:rPr>
          <w:noProof/>
          <w:lang w:val="ro-RO"/>
        </w:rPr>
      </w:pPr>
    </w:p>
    <w:p w:rsidR="00907AA6" w:rsidRPr="007D2FFF" w:rsidRDefault="002B37EA" w:rsidP="00D34567">
      <w:pPr>
        <w:rPr>
          <w:noProof/>
          <w:lang w:val="ro-RO"/>
        </w:rPr>
      </w:pPr>
      <w:r>
        <w:rPr>
          <w:noProof/>
          <w:lang w:val="ro-RO" w:eastAsia="ro-RO"/>
        </w:rPr>
        <w:drawing>
          <wp:inline distT="0" distB="0" distL="0" distR="0">
            <wp:extent cx="5943600" cy="3959225"/>
            <wp:effectExtent l="0" t="0" r="0" b="0"/>
            <wp:docPr id="7" name="Diagram 5"/>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inline>
        </w:drawing>
      </w:r>
    </w:p>
    <w:p w:rsidR="008E5138" w:rsidRPr="007D2FFF" w:rsidRDefault="008E5138" w:rsidP="00D34567">
      <w:pPr>
        <w:rPr>
          <w:noProof/>
          <w:lang w:val="ro-RO"/>
        </w:rPr>
      </w:pPr>
    </w:p>
    <w:p w:rsidR="00D34567" w:rsidRPr="007D2FFF" w:rsidRDefault="008E5138" w:rsidP="00D34567">
      <w:pPr>
        <w:rPr>
          <w:noProof/>
          <w:lang w:val="ro-RO"/>
        </w:rPr>
      </w:pPr>
      <w:r w:rsidRPr="007D2FFF">
        <w:rPr>
          <w:noProof/>
          <w:lang w:val="ro-RO"/>
        </w:rPr>
        <w:t xml:space="preserve">La randul sau, fiecare divizie este </w:t>
      </w:r>
      <w:r w:rsidR="00907AA6" w:rsidRPr="007D2FFF">
        <w:rPr>
          <w:noProof/>
          <w:lang w:val="ro-RO"/>
        </w:rPr>
        <w:t>organizata i</w:t>
      </w:r>
      <w:r w:rsidRPr="007D2FFF">
        <w:rPr>
          <w:noProof/>
          <w:lang w:val="ro-RO"/>
        </w:rPr>
        <w:t xml:space="preserve">ntr-o </w:t>
      </w:r>
      <w:r w:rsidR="00533043" w:rsidRPr="007D2FFF">
        <w:rPr>
          <w:noProof/>
          <w:lang w:val="ro-RO"/>
        </w:rPr>
        <w:t xml:space="preserve">structura </w:t>
      </w:r>
      <w:r w:rsidR="00907AA6" w:rsidRPr="007D2FFF">
        <w:rPr>
          <w:noProof/>
          <w:lang w:val="ro-RO"/>
        </w:rPr>
        <w:t xml:space="preserve">ierarhica </w:t>
      </w:r>
      <w:r w:rsidR="00533043" w:rsidRPr="007D2FFF">
        <w:rPr>
          <w:noProof/>
          <w:lang w:val="ro-RO"/>
        </w:rPr>
        <w:t>dupa cum este descris</w:t>
      </w:r>
      <w:r w:rsidR="00907AA6" w:rsidRPr="007D2FFF">
        <w:rPr>
          <w:noProof/>
          <w:lang w:val="ro-RO"/>
        </w:rPr>
        <w:t>a</w:t>
      </w:r>
      <w:r w:rsidR="00533043" w:rsidRPr="007D2FFF">
        <w:rPr>
          <w:noProof/>
          <w:lang w:val="ro-RO"/>
        </w:rPr>
        <w:t xml:space="preserve"> in diagrama de mai jos:</w:t>
      </w:r>
    </w:p>
    <w:p w:rsidR="00533043" w:rsidRPr="007D2FFF" w:rsidRDefault="00533043" w:rsidP="00D34567">
      <w:pPr>
        <w:rPr>
          <w:noProof/>
          <w:lang w:val="ro-RO"/>
        </w:rPr>
      </w:pPr>
    </w:p>
    <w:p w:rsidR="008E5138" w:rsidRPr="007D2FFF" w:rsidRDefault="008E5138" w:rsidP="00D34567">
      <w:pPr>
        <w:rPr>
          <w:noProof/>
          <w:lang w:val="ro-RO"/>
        </w:rPr>
      </w:pPr>
    </w:p>
    <w:p w:rsidR="008E5138" w:rsidRPr="007D2FFF" w:rsidRDefault="002B37EA" w:rsidP="00D34567">
      <w:pPr>
        <w:rPr>
          <w:noProof/>
          <w:lang w:val="ro-RO"/>
        </w:rPr>
      </w:pPr>
      <w:r>
        <w:rPr>
          <w:noProof/>
          <w:lang w:val="ro-RO" w:eastAsia="ro-RO"/>
        </w:rPr>
        <w:lastRenderedPageBreak/>
        <w:drawing>
          <wp:inline distT="0" distB="0" distL="0" distR="0">
            <wp:extent cx="6064250" cy="442531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cstate="print"/>
                    <a:srcRect/>
                    <a:stretch>
                      <a:fillRect/>
                    </a:stretch>
                  </pic:blipFill>
                  <pic:spPr bwMode="auto">
                    <a:xfrm>
                      <a:off x="0" y="0"/>
                      <a:ext cx="6064250" cy="4425315"/>
                    </a:xfrm>
                    <a:prstGeom prst="rect">
                      <a:avLst/>
                    </a:prstGeom>
                    <a:noFill/>
                    <a:ln w="9525">
                      <a:noFill/>
                      <a:miter lim="800000"/>
                      <a:headEnd/>
                      <a:tailEnd/>
                    </a:ln>
                  </pic:spPr>
                </pic:pic>
              </a:graphicData>
            </a:graphic>
          </wp:inline>
        </w:drawing>
      </w:r>
    </w:p>
    <w:p w:rsidR="00907AA6" w:rsidRPr="007D2FFF" w:rsidRDefault="008E72DA" w:rsidP="00D34567">
      <w:pPr>
        <w:rPr>
          <w:noProof/>
          <w:lang w:val="ro-RO"/>
        </w:rPr>
      </w:pPr>
      <w:r>
        <w:rPr>
          <w:noProof/>
          <w:lang w:val="ro-RO"/>
        </w:rPr>
        <w:t>Pentru</w:t>
      </w:r>
      <w:r w:rsidR="006950A7">
        <w:rPr>
          <w:noProof/>
          <w:lang w:val="ro-RO"/>
        </w:rPr>
        <w:t xml:space="preserve"> Divizia 3 </w:t>
      </w:r>
      <w:r>
        <w:rPr>
          <w:noProof/>
          <w:lang w:val="ro-RO"/>
        </w:rPr>
        <w:t xml:space="preserve">regulile de vizibilitate din </w:t>
      </w:r>
      <w:r w:rsidR="006950A7">
        <w:rPr>
          <w:noProof/>
          <w:lang w:val="ro-RO"/>
        </w:rPr>
        <w:t>CRM</w:t>
      </w:r>
      <w:r>
        <w:rPr>
          <w:noProof/>
          <w:lang w:val="ro-RO"/>
        </w:rPr>
        <w:t xml:space="preserve"> vor fi identice cu cele din Divizia 1 si Divizia 2.</w:t>
      </w:r>
      <w:r w:rsidR="006950A7">
        <w:rPr>
          <w:noProof/>
          <w:lang w:val="ro-RO"/>
        </w:rPr>
        <w:t xml:space="preserve"> </w:t>
      </w:r>
      <w:r>
        <w:rPr>
          <w:noProof/>
          <w:lang w:val="ro-RO"/>
        </w:rPr>
        <w:t>Structura ierarhica de mai sus va fi valabila si pentru Divizia 3 din punctul de vedere CRM.</w:t>
      </w:r>
      <w:r w:rsidR="004C064B" w:rsidRPr="007D2FFF">
        <w:rPr>
          <w:noProof/>
          <w:lang w:val="ro-RO"/>
        </w:rPr>
        <w:t>Mai jos sunt descrise in linii mari caracteristicile fiecarei pozitii:</w:t>
      </w:r>
    </w:p>
    <w:p w:rsidR="004C064B" w:rsidRPr="007D2FFF" w:rsidRDefault="004C064B" w:rsidP="00D34567">
      <w:pPr>
        <w:rPr>
          <w:noProof/>
          <w:lang w:val="ro-RO"/>
        </w:rPr>
      </w:pPr>
    </w:p>
    <w:p w:rsidR="004C064B" w:rsidRPr="007D2FFF" w:rsidRDefault="004C064B" w:rsidP="005867FD">
      <w:pPr>
        <w:numPr>
          <w:ilvl w:val="0"/>
          <w:numId w:val="6"/>
        </w:numPr>
        <w:rPr>
          <w:noProof/>
          <w:lang w:val="ro-RO"/>
        </w:rPr>
      </w:pPr>
      <w:r w:rsidRPr="007D2FFF">
        <w:rPr>
          <w:noProof/>
          <w:lang w:val="ro-RO"/>
        </w:rPr>
        <w:t xml:space="preserve">Regional manager (4 pozitii). Un RM: </w:t>
      </w:r>
    </w:p>
    <w:p w:rsidR="004C064B" w:rsidRPr="007D2FFF" w:rsidRDefault="004C064B" w:rsidP="005867FD">
      <w:pPr>
        <w:numPr>
          <w:ilvl w:val="1"/>
          <w:numId w:val="6"/>
        </w:numPr>
        <w:rPr>
          <w:noProof/>
          <w:lang w:val="ro-RO"/>
        </w:rPr>
      </w:pPr>
      <w:r w:rsidRPr="007D2FFF">
        <w:rPr>
          <w:noProof/>
          <w:lang w:val="ro-RO"/>
        </w:rPr>
        <w:t>Are functie de control a ASM-ilor in subordine</w:t>
      </w:r>
    </w:p>
    <w:p w:rsidR="004C064B" w:rsidRPr="007D2FFF" w:rsidRDefault="004C064B" w:rsidP="005867FD">
      <w:pPr>
        <w:numPr>
          <w:ilvl w:val="1"/>
          <w:numId w:val="6"/>
        </w:numPr>
        <w:rPr>
          <w:noProof/>
          <w:lang w:val="ro-RO"/>
        </w:rPr>
      </w:pPr>
      <w:r w:rsidRPr="007D2FFF">
        <w:rPr>
          <w:noProof/>
          <w:lang w:val="ro-RO"/>
        </w:rPr>
        <w:t>Acopera toate diviziile, sunt separati din punct de vedere regional</w:t>
      </w:r>
    </w:p>
    <w:p w:rsidR="004C064B" w:rsidRPr="007D2FFF" w:rsidRDefault="004C064B" w:rsidP="005867FD">
      <w:pPr>
        <w:numPr>
          <w:ilvl w:val="0"/>
          <w:numId w:val="6"/>
        </w:numPr>
        <w:rPr>
          <w:noProof/>
          <w:lang w:val="ro-RO"/>
        </w:rPr>
      </w:pPr>
      <w:r w:rsidRPr="007D2FFF">
        <w:rPr>
          <w:noProof/>
          <w:lang w:val="ro-RO"/>
        </w:rPr>
        <w:t>ASM (30 pozitii). Un ASM</w:t>
      </w:r>
      <w:r w:rsidR="00804ECE" w:rsidRPr="007D2FFF">
        <w:rPr>
          <w:noProof/>
          <w:lang w:val="ro-RO"/>
        </w:rPr>
        <w:t>:</w:t>
      </w:r>
    </w:p>
    <w:p w:rsidR="004C064B" w:rsidRPr="007D2FFF" w:rsidRDefault="004C064B" w:rsidP="005867FD">
      <w:pPr>
        <w:numPr>
          <w:ilvl w:val="1"/>
          <w:numId w:val="6"/>
        </w:numPr>
        <w:rPr>
          <w:noProof/>
          <w:lang w:val="ro-RO"/>
        </w:rPr>
      </w:pPr>
      <w:r w:rsidRPr="007D2FFF">
        <w:rPr>
          <w:noProof/>
          <w:lang w:val="ro-RO"/>
        </w:rPr>
        <w:t>Are rolul de a coordona agentii din subordine (3-4 agenti)</w:t>
      </w:r>
    </w:p>
    <w:p w:rsidR="004C064B" w:rsidRPr="007D2FFF" w:rsidRDefault="004C064B" w:rsidP="005867FD">
      <w:pPr>
        <w:numPr>
          <w:ilvl w:val="1"/>
          <w:numId w:val="6"/>
        </w:numPr>
        <w:rPr>
          <w:noProof/>
          <w:lang w:val="ro-RO"/>
        </w:rPr>
      </w:pPr>
      <w:r w:rsidRPr="007D2FFF">
        <w:rPr>
          <w:noProof/>
          <w:lang w:val="ro-RO"/>
        </w:rPr>
        <w:t>Analizeaza informatiile colectate de agenti</w:t>
      </w:r>
    </w:p>
    <w:p w:rsidR="004C064B" w:rsidRPr="007D2FFF" w:rsidRDefault="004C064B" w:rsidP="005867FD">
      <w:pPr>
        <w:numPr>
          <w:ilvl w:val="1"/>
          <w:numId w:val="6"/>
        </w:numPr>
        <w:rPr>
          <w:noProof/>
          <w:lang w:val="ro-RO"/>
        </w:rPr>
      </w:pPr>
      <w:r w:rsidRPr="007D2FFF">
        <w:rPr>
          <w:noProof/>
          <w:lang w:val="ro-RO"/>
        </w:rPr>
        <w:t>Organizeaza programul zilnic al agentilor (traseele parcurse impreuna cu agentul distribuitorului)</w:t>
      </w:r>
    </w:p>
    <w:p w:rsidR="004C064B" w:rsidRPr="007D2FFF" w:rsidRDefault="004C064B" w:rsidP="005867FD">
      <w:pPr>
        <w:numPr>
          <w:ilvl w:val="1"/>
          <w:numId w:val="6"/>
        </w:numPr>
        <w:rPr>
          <w:noProof/>
          <w:lang w:val="ro-RO"/>
        </w:rPr>
      </w:pPr>
      <w:r w:rsidRPr="007D2FFF">
        <w:rPr>
          <w:noProof/>
          <w:lang w:val="ro-RO"/>
        </w:rPr>
        <w:t>Intretine relatia directa cu distribuitorul</w:t>
      </w:r>
    </w:p>
    <w:p w:rsidR="004C064B" w:rsidRPr="007D2FFF" w:rsidRDefault="004C064B" w:rsidP="005867FD">
      <w:pPr>
        <w:numPr>
          <w:ilvl w:val="1"/>
          <w:numId w:val="6"/>
        </w:numPr>
        <w:rPr>
          <w:noProof/>
          <w:lang w:val="ro-RO"/>
        </w:rPr>
      </w:pPr>
      <w:r w:rsidRPr="007D2FFF">
        <w:rPr>
          <w:noProof/>
          <w:lang w:val="ro-RO"/>
        </w:rPr>
        <w:t>Intervine vis a vis de comanda finala a distribuitorului (o preia pe palm in SFA EMA)</w:t>
      </w:r>
    </w:p>
    <w:p w:rsidR="004C064B" w:rsidRPr="007D2FFF" w:rsidRDefault="004C064B" w:rsidP="005867FD">
      <w:pPr>
        <w:numPr>
          <w:ilvl w:val="1"/>
          <w:numId w:val="6"/>
        </w:numPr>
        <w:rPr>
          <w:noProof/>
          <w:lang w:val="ro-RO"/>
        </w:rPr>
      </w:pPr>
      <w:r w:rsidRPr="007D2FFF">
        <w:rPr>
          <w:noProof/>
          <w:lang w:val="ro-RO"/>
        </w:rPr>
        <w:t>Colecteaza informatii despre stocurile distribuitorilor</w:t>
      </w:r>
    </w:p>
    <w:p w:rsidR="004C064B" w:rsidRPr="007D2FFF" w:rsidRDefault="004C064B" w:rsidP="005867FD">
      <w:pPr>
        <w:numPr>
          <w:ilvl w:val="1"/>
          <w:numId w:val="6"/>
        </w:numPr>
        <w:rPr>
          <w:noProof/>
          <w:lang w:val="ro-RO"/>
        </w:rPr>
      </w:pPr>
      <w:r w:rsidRPr="007D2FFF">
        <w:rPr>
          <w:noProof/>
          <w:lang w:val="ro-RO"/>
        </w:rPr>
        <w:t>Promoveaza si oferteaza la distribuitor produsele Boromir</w:t>
      </w:r>
    </w:p>
    <w:p w:rsidR="004C064B" w:rsidRPr="007D2FFF" w:rsidRDefault="004C064B" w:rsidP="005867FD">
      <w:pPr>
        <w:numPr>
          <w:ilvl w:val="1"/>
          <w:numId w:val="6"/>
        </w:numPr>
        <w:rPr>
          <w:noProof/>
          <w:lang w:val="ro-RO"/>
        </w:rPr>
      </w:pPr>
      <w:r w:rsidRPr="007D2FFF">
        <w:rPr>
          <w:noProof/>
          <w:lang w:val="ro-RO"/>
        </w:rPr>
        <w:t>Colecteaza informatii despre competitie</w:t>
      </w:r>
      <w:r w:rsidRPr="007D2FFF">
        <w:rPr>
          <w:noProof/>
          <w:lang w:val="ro-RO"/>
        </w:rPr>
        <w:tab/>
      </w:r>
      <w:r w:rsidRPr="007D2FFF">
        <w:rPr>
          <w:noProof/>
          <w:lang w:val="ro-RO"/>
        </w:rPr>
        <w:tab/>
      </w:r>
    </w:p>
    <w:p w:rsidR="004C064B" w:rsidRPr="007D2FFF" w:rsidRDefault="004C064B" w:rsidP="005867FD">
      <w:pPr>
        <w:numPr>
          <w:ilvl w:val="0"/>
          <w:numId w:val="6"/>
        </w:numPr>
        <w:rPr>
          <w:noProof/>
          <w:lang w:val="ro-RO"/>
        </w:rPr>
      </w:pPr>
      <w:r w:rsidRPr="007D2FFF">
        <w:rPr>
          <w:noProof/>
          <w:lang w:val="ro-RO"/>
        </w:rPr>
        <w:t xml:space="preserve">Agentii </w:t>
      </w:r>
      <w:r w:rsidR="0089275B" w:rsidRPr="007D2FFF">
        <w:rPr>
          <w:noProof/>
          <w:lang w:val="ro-RO"/>
        </w:rPr>
        <w:t>de Vanzari</w:t>
      </w:r>
      <w:r w:rsidRPr="007D2FFF">
        <w:rPr>
          <w:noProof/>
          <w:lang w:val="ro-RO"/>
        </w:rPr>
        <w:t xml:space="preserve"> (40-50</w:t>
      </w:r>
      <w:r w:rsidR="0089275B" w:rsidRPr="007D2FFF">
        <w:rPr>
          <w:noProof/>
          <w:lang w:val="ro-RO"/>
        </w:rPr>
        <w:t xml:space="preserve"> pozitii</w:t>
      </w:r>
      <w:r w:rsidRPr="007D2FFF">
        <w:rPr>
          <w:noProof/>
          <w:lang w:val="ro-RO"/>
        </w:rPr>
        <w:t xml:space="preserve">) </w:t>
      </w:r>
      <w:r w:rsidR="0089275B" w:rsidRPr="007D2FFF">
        <w:rPr>
          <w:noProof/>
          <w:lang w:val="ro-RO"/>
        </w:rPr>
        <w:t>:</w:t>
      </w:r>
    </w:p>
    <w:p w:rsidR="0089275B" w:rsidRPr="007D2FFF" w:rsidRDefault="0089275B" w:rsidP="005867FD">
      <w:pPr>
        <w:numPr>
          <w:ilvl w:val="2"/>
          <w:numId w:val="6"/>
        </w:numPr>
        <w:rPr>
          <w:noProof/>
          <w:lang w:val="ro-RO"/>
        </w:rPr>
      </w:pPr>
      <w:r w:rsidRPr="007D2FFF">
        <w:rPr>
          <w:noProof/>
          <w:lang w:val="ro-RO"/>
        </w:rPr>
        <w:t>Promoveaza la clientul final produsele Boromir impreuna cu agentii distribuitorilor: raporteaza in EMA SFA (acesta este cunoscut in terminologia Boromir ca si raport de vizita la client final):</w:t>
      </w:r>
    </w:p>
    <w:p w:rsidR="0089275B" w:rsidRPr="007D2FFF" w:rsidRDefault="0089275B" w:rsidP="005867FD">
      <w:pPr>
        <w:numPr>
          <w:ilvl w:val="3"/>
          <w:numId w:val="6"/>
        </w:numPr>
        <w:rPr>
          <w:noProof/>
          <w:lang w:val="ro-RO"/>
        </w:rPr>
      </w:pPr>
      <w:r w:rsidRPr="007D2FFF">
        <w:rPr>
          <w:noProof/>
          <w:lang w:val="ro-RO"/>
        </w:rPr>
        <w:t>Prezenta pe raft a produselor Boromir</w:t>
      </w:r>
    </w:p>
    <w:p w:rsidR="0089275B" w:rsidRPr="007D2FFF" w:rsidRDefault="0089275B" w:rsidP="005867FD">
      <w:pPr>
        <w:numPr>
          <w:ilvl w:val="3"/>
          <w:numId w:val="6"/>
        </w:numPr>
        <w:rPr>
          <w:noProof/>
          <w:lang w:val="ro-RO"/>
        </w:rPr>
      </w:pPr>
      <w:r w:rsidRPr="007D2FFF">
        <w:rPr>
          <w:noProof/>
          <w:lang w:val="ro-RO"/>
        </w:rPr>
        <w:t>Comenzile de produse Boromir luate de agentii distribuitorilor</w:t>
      </w:r>
    </w:p>
    <w:p w:rsidR="004C064B" w:rsidRPr="007D2FFF" w:rsidRDefault="004C064B" w:rsidP="004C064B">
      <w:pPr>
        <w:ind w:firstLine="708"/>
        <w:rPr>
          <w:noProof/>
          <w:lang w:val="ro-RO"/>
        </w:rPr>
      </w:pPr>
    </w:p>
    <w:p w:rsidR="00017139" w:rsidRPr="007D2FFF" w:rsidRDefault="00D34567" w:rsidP="005867FD">
      <w:pPr>
        <w:numPr>
          <w:ilvl w:val="0"/>
          <w:numId w:val="6"/>
        </w:numPr>
        <w:rPr>
          <w:noProof/>
          <w:lang w:val="ro-RO"/>
        </w:rPr>
      </w:pPr>
      <w:r w:rsidRPr="007D2FFF">
        <w:rPr>
          <w:noProof/>
          <w:lang w:val="ro-RO"/>
        </w:rPr>
        <w:t>Mercant</w:t>
      </w:r>
      <w:r w:rsidR="00017139" w:rsidRPr="007D2FFF">
        <w:rPr>
          <w:noProof/>
          <w:lang w:val="ro-RO"/>
        </w:rPr>
        <w:t>i</w:t>
      </w:r>
      <w:r w:rsidRPr="007D2FFF">
        <w:rPr>
          <w:noProof/>
          <w:lang w:val="ro-RO"/>
        </w:rPr>
        <w:t>zori (</w:t>
      </w:r>
      <w:r w:rsidR="00017139" w:rsidRPr="007D2FFF">
        <w:rPr>
          <w:noProof/>
          <w:lang w:val="ro-RO"/>
        </w:rPr>
        <w:t>un numar mic de pozitii in acest moment, numarul lor va creste</w:t>
      </w:r>
      <w:r w:rsidRPr="007D2FFF">
        <w:rPr>
          <w:noProof/>
          <w:lang w:val="ro-RO"/>
        </w:rPr>
        <w:t xml:space="preserve">) </w:t>
      </w:r>
    </w:p>
    <w:p w:rsidR="00D34567" w:rsidRPr="007D2FFF" w:rsidRDefault="00017139" w:rsidP="005867FD">
      <w:pPr>
        <w:numPr>
          <w:ilvl w:val="1"/>
          <w:numId w:val="6"/>
        </w:numPr>
        <w:rPr>
          <w:noProof/>
          <w:lang w:val="ro-RO"/>
        </w:rPr>
      </w:pPr>
      <w:r w:rsidRPr="007D2FFF">
        <w:rPr>
          <w:noProof/>
          <w:lang w:val="ro-RO"/>
        </w:rPr>
        <w:t xml:space="preserve">Administreaza modul in care marfa Boromir este asezata pe rafturile magazinelor </w:t>
      </w:r>
    </w:p>
    <w:p w:rsidR="002A3C3F" w:rsidRPr="007D2FFF" w:rsidRDefault="002A3C3F" w:rsidP="005867FD">
      <w:pPr>
        <w:numPr>
          <w:ilvl w:val="0"/>
          <w:numId w:val="6"/>
        </w:numPr>
        <w:rPr>
          <w:noProof/>
          <w:lang w:val="ro-RO"/>
        </w:rPr>
      </w:pPr>
      <w:r w:rsidRPr="007D2FFF">
        <w:rPr>
          <w:noProof/>
          <w:lang w:val="ro-RO"/>
        </w:rPr>
        <w:t>Key Account Manager:</w:t>
      </w:r>
    </w:p>
    <w:p w:rsidR="002A3C3F" w:rsidRPr="007D2FFF" w:rsidRDefault="002A3C3F" w:rsidP="005867FD">
      <w:pPr>
        <w:numPr>
          <w:ilvl w:val="1"/>
          <w:numId w:val="6"/>
        </w:numPr>
        <w:rPr>
          <w:noProof/>
          <w:lang w:val="ro-RO"/>
        </w:rPr>
      </w:pPr>
      <w:r w:rsidRPr="007D2FFF">
        <w:rPr>
          <w:noProof/>
          <w:lang w:val="ro-RO"/>
        </w:rPr>
        <w:t>Acopera toate unitatile de tip Key Account dintr-o zona (judete sau in sectoare in Bucuresti)</w:t>
      </w:r>
    </w:p>
    <w:p w:rsidR="002A3C3F" w:rsidRPr="007D2FFF" w:rsidRDefault="002A3C3F" w:rsidP="005867FD">
      <w:pPr>
        <w:numPr>
          <w:ilvl w:val="1"/>
          <w:numId w:val="6"/>
        </w:numPr>
        <w:rPr>
          <w:noProof/>
          <w:lang w:val="ro-RO"/>
        </w:rPr>
      </w:pPr>
      <w:r w:rsidRPr="007D2FFF">
        <w:rPr>
          <w:noProof/>
          <w:lang w:val="ro-RO"/>
        </w:rPr>
        <w:t>Promoveaza toate produsele din toate diviziile</w:t>
      </w:r>
    </w:p>
    <w:p w:rsidR="002A3C3F" w:rsidRPr="007D2FFF" w:rsidRDefault="002A3C3F" w:rsidP="005867FD">
      <w:pPr>
        <w:numPr>
          <w:ilvl w:val="1"/>
          <w:numId w:val="6"/>
        </w:numPr>
        <w:rPr>
          <w:noProof/>
          <w:lang w:val="ro-RO"/>
        </w:rPr>
      </w:pPr>
      <w:r w:rsidRPr="007D2FFF">
        <w:rPr>
          <w:noProof/>
          <w:lang w:val="ro-RO"/>
        </w:rPr>
        <w:t>Va prelua in EMA SFA informatii desp</w:t>
      </w:r>
      <w:r w:rsidR="00F04DB4" w:rsidRPr="007D2FFF">
        <w:rPr>
          <w:noProof/>
          <w:lang w:val="ro-RO"/>
        </w:rPr>
        <w:t>re concurenta si poziti la raft</w:t>
      </w:r>
    </w:p>
    <w:p w:rsidR="00D34567" w:rsidRPr="007D2FFF" w:rsidRDefault="00D34567" w:rsidP="00D34567">
      <w:pPr>
        <w:rPr>
          <w:noProof/>
          <w:lang w:val="ro-RO"/>
        </w:rPr>
      </w:pPr>
    </w:p>
    <w:p w:rsidR="00017139" w:rsidRPr="007D2FFF" w:rsidRDefault="00017139" w:rsidP="002A3C3F">
      <w:pPr>
        <w:pBdr>
          <w:top w:val="single" w:sz="4" w:space="1" w:color="auto"/>
          <w:left w:val="single" w:sz="4" w:space="4" w:color="auto"/>
          <w:bottom w:val="single" w:sz="4" w:space="1" w:color="auto"/>
          <w:right w:val="single" w:sz="4" w:space="4" w:color="auto"/>
        </w:pBdr>
        <w:rPr>
          <w:b/>
          <w:shadow/>
          <w:noProof/>
          <w:lang w:val="ro-RO"/>
        </w:rPr>
      </w:pPr>
      <w:r w:rsidRPr="007D2FFF">
        <w:rPr>
          <w:b/>
          <w:shadow/>
          <w:noProof/>
          <w:lang w:val="ro-RO"/>
        </w:rPr>
        <w:t>Dynamics CRM va fi utilizat la nivelele Regional Manager, ASM</w:t>
      </w:r>
      <w:r w:rsidR="008D1658">
        <w:rPr>
          <w:b/>
          <w:shadow/>
          <w:noProof/>
          <w:lang w:val="ro-RO"/>
        </w:rPr>
        <w:t>, KAM</w:t>
      </w:r>
      <w:r w:rsidRPr="007D2FFF">
        <w:rPr>
          <w:b/>
          <w:shadow/>
          <w:noProof/>
          <w:lang w:val="ro-RO"/>
        </w:rPr>
        <w:t xml:space="preserve"> precum si top management.</w:t>
      </w:r>
    </w:p>
    <w:p w:rsidR="00017139" w:rsidRPr="007D2FFF" w:rsidRDefault="00017139" w:rsidP="00D34567">
      <w:pPr>
        <w:rPr>
          <w:noProof/>
          <w:lang w:val="ro-RO"/>
        </w:rPr>
      </w:pPr>
    </w:p>
    <w:p w:rsidR="00907AA6" w:rsidRPr="007D2FFF" w:rsidRDefault="00017139" w:rsidP="00017139">
      <w:pPr>
        <w:rPr>
          <w:noProof/>
          <w:lang w:val="ro-RO"/>
        </w:rPr>
      </w:pPr>
      <w:r w:rsidRPr="007D2FFF">
        <w:rPr>
          <w:noProof/>
          <w:lang w:val="ro-RO"/>
        </w:rPr>
        <w:t>Din punct de vedere regional, ierarhia se prezinta astfel:</w:t>
      </w:r>
    </w:p>
    <w:p w:rsidR="00017139" w:rsidRDefault="00017139" w:rsidP="005867FD">
      <w:pPr>
        <w:numPr>
          <w:ilvl w:val="0"/>
          <w:numId w:val="5"/>
        </w:numPr>
        <w:rPr>
          <w:noProof/>
          <w:lang w:val="ro-RO"/>
        </w:rPr>
      </w:pPr>
      <w:r w:rsidRPr="007D2FFF">
        <w:rPr>
          <w:noProof/>
          <w:lang w:val="ro-RO"/>
        </w:rPr>
        <w:t>Un ASM acopera mai multe judete implicit toti clientii situati in judetele sale dar numai din punct de vedere al produselor din divizia pe care o promoveaza.</w:t>
      </w:r>
    </w:p>
    <w:p w:rsidR="00555053" w:rsidRPr="00555053" w:rsidRDefault="00555053" w:rsidP="00555053">
      <w:pPr>
        <w:numPr>
          <w:ilvl w:val="0"/>
          <w:numId w:val="5"/>
        </w:numPr>
      </w:pPr>
      <w:r>
        <w:t>Pentru fiecare divizie sunt ASM diferiti la nivel de un judet</w:t>
      </w:r>
    </w:p>
    <w:p w:rsidR="00555053" w:rsidRPr="00060D28" w:rsidRDefault="00555053" w:rsidP="00555053">
      <w:pPr>
        <w:numPr>
          <w:ilvl w:val="0"/>
          <w:numId w:val="5"/>
        </w:numPr>
      </w:pPr>
      <w:r w:rsidRPr="00060D28">
        <w:t>Un ASM poate prelua alt judet dar pe aceeasi diviziei</w:t>
      </w:r>
    </w:p>
    <w:p w:rsidR="00017139" w:rsidRDefault="00017139" w:rsidP="005867FD">
      <w:pPr>
        <w:numPr>
          <w:ilvl w:val="0"/>
          <w:numId w:val="5"/>
        </w:numPr>
        <w:rPr>
          <w:noProof/>
          <w:lang w:val="ro-RO"/>
        </w:rPr>
      </w:pPr>
      <w:r w:rsidRPr="007D2FFF">
        <w:rPr>
          <w:noProof/>
          <w:lang w:val="ro-RO"/>
        </w:rPr>
        <w:t>Nu se intalnesc situatii in care doi ASM din aceeasi divizie acopera acelasi judet.</w:t>
      </w:r>
    </w:p>
    <w:p w:rsidR="00060D28" w:rsidRDefault="00060D28" w:rsidP="00060D28">
      <w:pPr>
        <w:rPr>
          <w:noProof/>
          <w:lang w:val="ro-RO"/>
        </w:rPr>
      </w:pPr>
      <w:r>
        <w:rPr>
          <w:noProof/>
          <w:lang w:val="ro-RO"/>
        </w:rPr>
        <w:t>Ierarhia regionala a ASM si RM este descrisa in schema de mai jos</w:t>
      </w:r>
    </w:p>
    <w:p w:rsidR="00060D28" w:rsidRPr="007D2FFF" w:rsidRDefault="00C46D19" w:rsidP="00060D28">
      <w:pPr>
        <w:rPr>
          <w:noProof/>
          <w:lang w:val="ro-RO"/>
        </w:rPr>
      </w:pPr>
      <w:r w:rsidRPr="00C46D19">
        <w:rPr>
          <w:noProof/>
          <w:lang w:val="ro-RO"/>
        </w:rPr>
        <w:object w:dxaOrig="7183" w:dyaOrig="5401">
          <v:shape id="_x0000_i1026" type="#_x0000_t75" style="width:358.1pt;height:269.85pt" o:ole="">
            <v:imagedata r:id="rId19" o:title=""/>
          </v:shape>
          <o:OLEObject Type="Embed" ProgID="PowerPoint.Template.12" ShapeID="_x0000_i1026" DrawAspect="Content" ObjectID="_1349875864" r:id="rId20"/>
        </w:object>
      </w:r>
    </w:p>
    <w:p w:rsidR="0027698B" w:rsidRDefault="000D2F1E" w:rsidP="00D34567">
      <w:pPr>
        <w:rPr>
          <w:noProof/>
          <w:lang w:val="ro-RO"/>
        </w:rPr>
      </w:pPr>
      <w:r>
        <w:rPr>
          <w:noProof/>
          <w:lang w:val="ro-RO"/>
        </w:rPr>
        <w:t xml:space="preserve">KAM colaboreaza cu RM. </w:t>
      </w:r>
    </w:p>
    <w:p w:rsidR="0027698B" w:rsidRDefault="0027698B" w:rsidP="00D34567">
      <w:pPr>
        <w:rPr>
          <w:noProof/>
          <w:lang w:val="ro-RO"/>
        </w:rPr>
      </w:pPr>
      <w:r>
        <w:rPr>
          <w:noProof/>
          <w:lang w:val="ro-RO"/>
        </w:rPr>
        <w:t>Doi</w:t>
      </w:r>
      <w:r w:rsidR="000D2F1E">
        <w:rPr>
          <w:noProof/>
          <w:lang w:val="ro-RO"/>
        </w:rPr>
        <w:t xml:space="preserve"> KAM pot sa fie pe acelasi judet si chiar la acelasi KA (dar la locatii diferite). </w:t>
      </w:r>
    </w:p>
    <w:p w:rsidR="0027698B" w:rsidRDefault="000D2F1E" w:rsidP="00D34567">
      <w:pPr>
        <w:rPr>
          <w:noProof/>
          <w:lang w:val="ro-RO"/>
        </w:rPr>
      </w:pPr>
      <w:r>
        <w:rPr>
          <w:noProof/>
          <w:lang w:val="ro-RO"/>
        </w:rPr>
        <w:t>Un KAM se ocupa de toate diviziile.</w:t>
      </w:r>
      <w:r w:rsidR="001B2376">
        <w:rPr>
          <w:noProof/>
          <w:lang w:val="ro-RO"/>
        </w:rPr>
        <w:t xml:space="preserve"> Un KAM se poate ocupa de mai multe locatii.</w:t>
      </w:r>
      <w:r w:rsidR="00DF4207">
        <w:rPr>
          <w:noProof/>
          <w:lang w:val="ro-RO"/>
        </w:rPr>
        <w:t xml:space="preserve"> </w:t>
      </w:r>
    </w:p>
    <w:p w:rsidR="000D2F1E" w:rsidRPr="007D2FFF" w:rsidRDefault="00DF4207" w:rsidP="00D34567">
      <w:pPr>
        <w:rPr>
          <w:noProof/>
          <w:lang w:val="ro-RO"/>
        </w:rPr>
      </w:pPr>
      <w:r>
        <w:rPr>
          <w:noProof/>
          <w:lang w:val="ro-RO"/>
        </w:rPr>
        <w:t xml:space="preserve">Pe o locatie </w:t>
      </w:r>
      <w:r w:rsidR="0027698B">
        <w:rPr>
          <w:noProof/>
          <w:lang w:val="ro-RO"/>
        </w:rPr>
        <w:t xml:space="preserve">a unui </w:t>
      </w:r>
      <w:r>
        <w:rPr>
          <w:noProof/>
          <w:lang w:val="ro-RO"/>
        </w:rPr>
        <w:t>KA este repartizat doar 1 KAM.</w:t>
      </w:r>
    </w:p>
    <w:p w:rsidR="00CE6520" w:rsidRPr="007D2FFF" w:rsidRDefault="00907AF2" w:rsidP="00907AF2">
      <w:pPr>
        <w:pStyle w:val="Heading2"/>
        <w:rPr>
          <w:noProof/>
          <w:lang w:val="ro-RO"/>
        </w:rPr>
      </w:pPr>
      <w:bookmarkStart w:id="29" w:name="_Toc272748837"/>
      <w:bookmarkStart w:id="30" w:name="_Toc272757432"/>
      <w:bookmarkStart w:id="31" w:name="_Toc275250472"/>
      <w:r w:rsidRPr="007D2FFF">
        <w:rPr>
          <w:noProof/>
          <w:lang w:val="ro-RO"/>
        </w:rPr>
        <w:t>Activitatea curenta a ASM-</w:t>
      </w:r>
      <w:r w:rsidR="00326D3F" w:rsidRPr="007D2FFF">
        <w:rPr>
          <w:noProof/>
          <w:lang w:val="ro-RO"/>
        </w:rPr>
        <w:t>i</w:t>
      </w:r>
      <w:r w:rsidRPr="007D2FFF">
        <w:rPr>
          <w:noProof/>
          <w:lang w:val="ro-RO"/>
        </w:rPr>
        <w:t>l</w:t>
      </w:r>
      <w:bookmarkEnd w:id="29"/>
      <w:bookmarkEnd w:id="30"/>
      <w:r w:rsidR="00326D3F" w:rsidRPr="007D2FFF">
        <w:rPr>
          <w:noProof/>
          <w:lang w:val="ro-RO"/>
        </w:rPr>
        <w:t>or</w:t>
      </w:r>
      <w:bookmarkEnd w:id="31"/>
      <w:r w:rsidRPr="007D2FFF">
        <w:rPr>
          <w:noProof/>
          <w:lang w:val="ro-RO"/>
        </w:rPr>
        <w:tab/>
      </w:r>
    </w:p>
    <w:p w:rsidR="00907AF2" w:rsidRDefault="00907AF2" w:rsidP="00326D3F">
      <w:pPr>
        <w:ind w:left="576"/>
        <w:rPr>
          <w:noProof/>
          <w:lang w:val="ro-RO"/>
        </w:rPr>
      </w:pPr>
    </w:p>
    <w:p w:rsidR="00790B23" w:rsidRPr="007D2FFF" w:rsidRDefault="00790B23" w:rsidP="00326D3F">
      <w:pPr>
        <w:ind w:left="576"/>
        <w:rPr>
          <w:noProof/>
          <w:lang w:val="ro-RO"/>
        </w:rPr>
      </w:pPr>
    </w:p>
    <w:p w:rsidR="00326D3F" w:rsidRPr="007D2FFF" w:rsidRDefault="00E20748" w:rsidP="006A5C75">
      <w:pPr>
        <w:rPr>
          <w:noProof/>
          <w:lang w:val="ro-RO"/>
        </w:rPr>
      </w:pPr>
      <w:r>
        <w:rPr>
          <w:noProof/>
          <w:lang w:val="ro-RO"/>
        </w:rPr>
        <w:t>In urma analizei situatiei curente, am constatat ca u</w:t>
      </w:r>
      <w:r w:rsidR="00326D3F" w:rsidRPr="007D2FFF">
        <w:rPr>
          <w:noProof/>
          <w:lang w:val="ro-RO"/>
        </w:rPr>
        <w:t>n ASM are urmatoarele atributiuni:</w:t>
      </w:r>
    </w:p>
    <w:p w:rsidR="00E21C51" w:rsidRPr="007D2FFF" w:rsidRDefault="00326D3F" w:rsidP="005867FD">
      <w:pPr>
        <w:numPr>
          <w:ilvl w:val="0"/>
          <w:numId w:val="7"/>
        </w:numPr>
        <w:rPr>
          <w:noProof/>
          <w:lang w:val="ro-RO"/>
        </w:rPr>
      </w:pPr>
      <w:r w:rsidRPr="007D2FFF">
        <w:rPr>
          <w:b/>
          <w:noProof/>
          <w:lang w:val="ro-RO"/>
        </w:rPr>
        <w:lastRenderedPageBreak/>
        <w:t xml:space="preserve">Urmarirea si influentarea vanzarilor </w:t>
      </w:r>
      <w:r w:rsidR="00E21C51" w:rsidRPr="007D2FFF">
        <w:rPr>
          <w:b/>
          <w:noProof/>
          <w:lang w:val="ro-RO"/>
        </w:rPr>
        <w:t xml:space="preserve">de </w:t>
      </w:r>
      <w:r w:rsidRPr="007D2FFF">
        <w:rPr>
          <w:b/>
          <w:noProof/>
          <w:lang w:val="ro-RO"/>
        </w:rPr>
        <w:t>produse</w:t>
      </w:r>
      <w:r w:rsidRPr="007D2FFF">
        <w:rPr>
          <w:noProof/>
          <w:lang w:val="ro-RO"/>
        </w:rPr>
        <w:t xml:space="preserve"> aferente diviziei sale, vanzari efectuate de clientii directi ai Boromir din zona (judetele pe care le acopera). </w:t>
      </w:r>
      <w:r w:rsidR="00BB25C6" w:rsidRPr="007D2FFF">
        <w:rPr>
          <w:noProof/>
          <w:lang w:val="ro-RO"/>
        </w:rPr>
        <w:t xml:space="preserve"> Aceasta activitate presupune si urmarirea rezultatelor agentilor in subordine.</w:t>
      </w:r>
    </w:p>
    <w:p w:rsidR="00326D3F" w:rsidRPr="007D2FFF" w:rsidRDefault="00326D3F" w:rsidP="00F65B6E">
      <w:pPr>
        <w:ind w:left="360"/>
        <w:rPr>
          <w:noProof/>
          <w:lang w:val="ro-RO"/>
        </w:rPr>
      </w:pPr>
      <w:r w:rsidRPr="007D2FFF">
        <w:rPr>
          <w:noProof/>
          <w:lang w:val="ro-RO"/>
        </w:rPr>
        <w:t>Pentru aceasta activitate, ASM-ul foloseste rapoartele de vanzari disponibile in iScala</w:t>
      </w:r>
      <w:r w:rsidR="00F65B6E">
        <w:rPr>
          <w:noProof/>
          <w:lang w:val="ro-RO"/>
        </w:rPr>
        <w:t xml:space="preserve"> (</w:t>
      </w:r>
      <w:r w:rsidRPr="007D2FFF">
        <w:rPr>
          <w:noProof/>
          <w:lang w:val="ro-RO"/>
        </w:rPr>
        <w:t>Vezi Analize cuantificari pe perioada, judete, coduri produse, cantitati si valori</w:t>
      </w:r>
      <w:r w:rsidR="00F65B6E">
        <w:rPr>
          <w:noProof/>
          <w:lang w:val="ro-RO"/>
        </w:rPr>
        <w:t>)</w:t>
      </w:r>
      <w:r w:rsidRPr="007D2FFF">
        <w:rPr>
          <w:noProof/>
          <w:lang w:val="ro-RO"/>
        </w:rPr>
        <w:t>.</w:t>
      </w:r>
    </w:p>
    <w:p w:rsidR="00E21C51" w:rsidRPr="00F65B6E" w:rsidRDefault="00E21C51" w:rsidP="00E21C51">
      <w:pPr>
        <w:ind w:left="720"/>
        <w:rPr>
          <w:b/>
          <w:noProof/>
          <w:lang w:val="ro-RO"/>
        </w:rPr>
      </w:pPr>
      <w:r w:rsidRPr="00F65B6E">
        <w:rPr>
          <w:b/>
          <w:noProof/>
          <w:lang w:val="ro-RO"/>
        </w:rPr>
        <w:t xml:space="preserve">Acest raport va fi disponibil </w:t>
      </w:r>
      <w:r w:rsidRPr="00F65B6E">
        <w:rPr>
          <w:rStyle w:val="Strong"/>
          <w:b w:val="0"/>
        </w:rPr>
        <w:t>in</w:t>
      </w:r>
      <w:r w:rsidRPr="00F65B6E">
        <w:rPr>
          <w:b/>
          <w:noProof/>
          <w:lang w:val="ro-RO"/>
        </w:rPr>
        <w:t xml:space="preserve"> CRM.</w:t>
      </w:r>
    </w:p>
    <w:p w:rsidR="00E21C51" w:rsidRPr="007D2FFF" w:rsidRDefault="00326D3F" w:rsidP="005867FD">
      <w:pPr>
        <w:numPr>
          <w:ilvl w:val="0"/>
          <w:numId w:val="7"/>
        </w:numPr>
        <w:rPr>
          <w:noProof/>
          <w:lang w:val="ro-RO"/>
        </w:rPr>
      </w:pPr>
      <w:r w:rsidRPr="007D2FFF">
        <w:rPr>
          <w:b/>
          <w:noProof/>
          <w:lang w:val="ro-RO"/>
        </w:rPr>
        <w:t>Vizitarea clientilor potentiali (clienti de tip distribuitori)</w:t>
      </w:r>
      <w:r w:rsidRPr="007D2FFF">
        <w:rPr>
          <w:noProof/>
          <w:lang w:val="ro-RO"/>
        </w:rPr>
        <w:t xml:space="preserve">. </w:t>
      </w:r>
    </w:p>
    <w:p w:rsidR="00DE62A7" w:rsidRDefault="00326D3F" w:rsidP="00E21C51">
      <w:pPr>
        <w:ind w:left="720"/>
        <w:rPr>
          <w:noProof/>
          <w:lang w:val="ro-RO"/>
        </w:rPr>
      </w:pPr>
      <w:r w:rsidRPr="007D2FFF">
        <w:rPr>
          <w:noProof/>
          <w:lang w:val="ro-RO"/>
        </w:rPr>
        <w:t>Pentru aceasta activitate se foloseste un raport/document in care este prezentata organizatia Boromir, sunt descrise categoriile de produse Boromir precum si avantajele colaborarii (preturi, calitate produse,</w:t>
      </w:r>
      <w:r w:rsidR="00E21C51" w:rsidRPr="007D2FFF">
        <w:rPr>
          <w:noProof/>
          <w:lang w:val="ro-RO"/>
        </w:rPr>
        <w:t xml:space="preserve"> conditii comerciale). Un template de oferta (stampilata si scanata) standard Boromir se va insera in CRM. Dupa efectuarea vizitei, ASM-ul efectueaza un raport de tip </w:t>
      </w:r>
      <w:r w:rsidR="00E21C51" w:rsidRPr="00F65B6E">
        <w:rPr>
          <w:noProof/>
          <w:lang w:val="ro-RO"/>
        </w:rPr>
        <w:t>“Fisa Client”</w:t>
      </w:r>
      <w:r w:rsidR="00E21C51" w:rsidRPr="007D2FFF">
        <w:rPr>
          <w:noProof/>
          <w:lang w:val="ro-RO"/>
        </w:rPr>
        <w:t xml:space="preserve"> in care se completeaza rezultatul intrevederii, analiza clientului potential. Decizia de colaborare </w:t>
      </w:r>
      <w:r w:rsidR="00DE62A7" w:rsidRPr="007D2FFF">
        <w:rPr>
          <w:noProof/>
          <w:lang w:val="ro-RO"/>
        </w:rPr>
        <w:t xml:space="preserve">si procesul de contractare are loc </w:t>
      </w:r>
      <w:r w:rsidR="00E21C51" w:rsidRPr="007D2FFF">
        <w:rPr>
          <w:noProof/>
          <w:lang w:val="ro-RO"/>
        </w:rPr>
        <w:t xml:space="preserve">la nivel Top Management. </w:t>
      </w:r>
    </w:p>
    <w:p w:rsidR="00F65B6E" w:rsidRPr="00F65B6E" w:rsidRDefault="00F65B6E" w:rsidP="00E21C51">
      <w:pPr>
        <w:ind w:left="720"/>
        <w:rPr>
          <w:b/>
          <w:noProof/>
          <w:lang w:val="ro-RO"/>
        </w:rPr>
      </w:pPr>
      <w:r w:rsidRPr="00F65B6E">
        <w:rPr>
          <w:b/>
          <w:noProof/>
          <w:lang w:val="ro-RO"/>
        </w:rPr>
        <w:t>Fisa Clientului se va introduce in CRM.</w:t>
      </w:r>
    </w:p>
    <w:p w:rsidR="00F67FB0" w:rsidRPr="007D2FFF" w:rsidRDefault="00F67FB0" w:rsidP="005867FD">
      <w:pPr>
        <w:numPr>
          <w:ilvl w:val="0"/>
          <w:numId w:val="7"/>
        </w:numPr>
        <w:rPr>
          <w:b/>
          <w:noProof/>
          <w:lang w:val="ro-RO"/>
        </w:rPr>
      </w:pPr>
      <w:r w:rsidRPr="007D2FFF">
        <w:rPr>
          <w:b/>
          <w:noProof/>
          <w:lang w:val="ro-RO"/>
        </w:rPr>
        <w:t>Ofertare catre clientii directi.</w:t>
      </w:r>
    </w:p>
    <w:p w:rsidR="00F67FB0" w:rsidRPr="007D2FFF" w:rsidRDefault="00F67FB0" w:rsidP="00F67FB0">
      <w:pPr>
        <w:ind w:left="720"/>
        <w:rPr>
          <w:noProof/>
          <w:lang w:val="ro-RO"/>
        </w:rPr>
      </w:pPr>
      <w:r w:rsidRPr="007D2FFF">
        <w:rPr>
          <w:noProof/>
          <w:lang w:val="ro-RO"/>
        </w:rPr>
        <w:t>Ofertarea presupune introducerea la client de noi produse Boromir</w:t>
      </w:r>
      <w:r w:rsidR="00721BE7" w:rsidRPr="007D2FFF">
        <w:rPr>
          <w:noProof/>
          <w:lang w:val="ro-RO"/>
        </w:rPr>
        <w:t xml:space="preserve"> precum si </w:t>
      </w:r>
      <w:r w:rsidRPr="007D2FFF">
        <w:rPr>
          <w:noProof/>
          <w:lang w:val="ro-RO"/>
        </w:rPr>
        <w:t xml:space="preserve">prezentarea promotiilor. </w:t>
      </w:r>
      <w:r w:rsidRPr="00F65B6E">
        <w:rPr>
          <w:b/>
          <w:noProof/>
          <w:lang w:val="ro-RO"/>
        </w:rPr>
        <w:t xml:space="preserve">Listele de preturi ale produselor </w:t>
      </w:r>
      <w:r w:rsidR="00721BE7" w:rsidRPr="00F65B6E">
        <w:rPr>
          <w:b/>
          <w:noProof/>
          <w:lang w:val="ro-RO"/>
        </w:rPr>
        <w:t xml:space="preserve">(cu pret unic pe tara) </w:t>
      </w:r>
      <w:r w:rsidRPr="00F65B6E">
        <w:rPr>
          <w:b/>
          <w:noProof/>
          <w:lang w:val="ro-RO"/>
        </w:rPr>
        <w:t>vor fi atasate in CRM</w:t>
      </w:r>
      <w:r w:rsidRPr="007D2FFF">
        <w:rPr>
          <w:noProof/>
          <w:lang w:val="ro-RO"/>
        </w:rPr>
        <w:t xml:space="preserve"> sub forma de PDFs cu semnatura si stampila.</w:t>
      </w:r>
      <w:r w:rsidR="00721BE7" w:rsidRPr="007D2FFF">
        <w:rPr>
          <w:noProof/>
          <w:lang w:val="ro-RO"/>
        </w:rPr>
        <w:t xml:space="preserve"> Fiecare distribuitor/client direct are insa conditiile sale comerciale (discount-uri si bonusuri) agreate prin contract. </w:t>
      </w:r>
    </w:p>
    <w:p w:rsidR="00AF046E" w:rsidRPr="007D2FFF" w:rsidRDefault="00AF046E" w:rsidP="005867FD">
      <w:pPr>
        <w:numPr>
          <w:ilvl w:val="0"/>
          <w:numId w:val="7"/>
        </w:numPr>
        <w:rPr>
          <w:b/>
          <w:noProof/>
          <w:lang w:val="ro-RO"/>
        </w:rPr>
      </w:pPr>
      <w:r w:rsidRPr="007D2FFF">
        <w:rPr>
          <w:b/>
          <w:noProof/>
          <w:lang w:val="ro-RO"/>
        </w:rPr>
        <w:t>Urmarirea stocurilor distribuitorilor.</w:t>
      </w:r>
    </w:p>
    <w:p w:rsidR="00AF046E" w:rsidRPr="007D2FFF" w:rsidRDefault="00AF046E" w:rsidP="00AF046E">
      <w:pPr>
        <w:ind w:left="720"/>
        <w:rPr>
          <w:noProof/>
          <w:lang w:val="ro-RO"/>
        </w:rPr>
      </w:pPr>
      <w:r w:rsidRPr="007D2FFF">
        <w:rPr>
          <w:noProof/>
          <w:lang w:val="ro-RO"/>
        </w:rPr>
        <w:t xml:space="preserve">Aceasta activitate are ca scop </w:t>
      </w:r>
      <w:r w:rsidR="006A1427" w:rsidRPr="007D2FFF">
        <w:rPr>
          <w:noProof/>
          <w:lang w:val="ro-RO"/>
        </w:rPr>
        <w:t xml:space="preserve">cresterea vanzarilor Boromir intr-un mod corect. Nu se doreste supraincarcarea artificiala a stocurilor de produse Boromir, in contextul in care acestea sunt produse perisabile, iar distribuitorul trebuie sa poata desface aceasta marfa pe piata. In acest scop, ASM-ul si agentii sai ajuta la desfacerea produselor pe piata, gasirea de solutii atunci cand stocurile sunt mari si stimularea comenzilor atunci cand distribuitorii nu comanda la potentialul lor real. Se intocmeste un </w:t>
      </w:r>
      <w:r w:rsidR="006A1427" w:rsidRPr="00F65B6E">
        <w:rPr>
          <w:noProof/>
          <w:lang w:val="ro-RO"/>
        </w:rPr>
        <w:t xml:space="preserve">raport </w:t>
      </w:r>
      <w:r w:rsidR="00C8608D" w:rsidRPr="00F65B6E">
        <w:rPr>
          <w:noProof/>
          <w:lang w:val="ro-RO"/>
        </w:rPr>
        <w:t xml:space="preserve">lunar </w:t>
      </w:r>
      <w:r w:rsidR="006A1427" w:rsidRPr="00F65B6E">
        <w:rPr>
          <w:noProof/>
          <w:lang w:val="ro-RO"/>
        </w:rPr>
        <w:t>de distribuitori</w:t>
      </w:r>
      <w:r w:rsidR="006A1427" w:rsidRPr="007D2FFF">
        <w:rPr>
          <w:noProof/>
          <w:lang w:val="ro-RO"/>
        </w:rPr>
        <w:t xml:space="preserve"> in acest scop.</w:t>
      </w:r>
      <w:r w:rsidR="00F65B6E">
        <w:rPr>
          <w:noProof/>
          <w:lang w:val="ro-RO"/>
        </w:rPr>
        <w:t xml:space="preserve"> Acest raport se va introduce si extrage din CRM.</w:t>
      </w:r>
    </w:p>
    <w:p w:rsidR="006A1427" w:rsidRPr="007D2FFF" w:rsidRDefault="006A1427" w:rsidP="005867FD">
      <w:pPr>
        <w:numPr>
          <w:ilvl w:val="0"/>
          <w:numId w:val="7"/>
        </w:numPr>
        <w:rPr>
          <w:noProof/>
          <w:lang w:val="ro-RO"/>
        </w:rPr>
      </w:pPr>
      <w:r w:rsidRPr="007D2FFF">
        <w:rPr>
          <w:b/>
          <w:noProof/>
          <w:lang w:val="ro-RO"/>
        </w:rPr>
        <w:t>Repartizarea target-urilor pe distribuitori.</w:t>
      </w:r>
    </w:p>
    <w:p w:rsidR="006A1427" w:rsidRPr="007D2FFF" w:rsidRDefault="006A1427" w:rsidP="006A1427">
      <w:pPr>
        <w:ind w:left="720"/>
        <w:rPr>
          <w:noProof/>
          <w:color w:val="000000"/>
          <w:lang w:val="ro-RO"/>
        </w:rPr>
      </w:pPr>
      <w:r w:rsidRPr="007D2FFF">
        <w:rPr>
          <w:noProof/>
          <w:color w:val="000000"/>
          <w:lang w:val="ro-RO"/>
        </w:rPr>
        <w:t xml:space="preserve">Targeturile pe categorii de produse aferente unei divizii se stabilesc la nivel de judet. Este rolul ASM-ului sa </w:t>
      </w:r>
      <w:r w:rsidRPr="0004007D">
        <w:rPr>
          <w:noProof/>
          <w:color w:val="000000"/>
          <w:lang w:val="ro-RO"/>
        </w:rPr>
        <w:t>repartizeze acest target pe distribuitori</w:t>
      </w:r>
      <w:r w:rsidRPr="007D2FFF">
        <w:rPr>
          <w:noProof/>
          <w:color w:val="000000"/>
          <w:lang w:val="ro-RO"/>
        </w:rPr>
        <w:t>, in functie de istoricul vanzarilor</w:t>
      </w:r>
      <w:r w:rsidR="00DC6D98" w:rsidRPr="007D2FFF">
        <w:rPr>
          <w:noProof/>
          <w:color w:val="000000"/>
          <w:lang w:val="ro-RO"/>
        </w:rPr>
        <w:t>. Distribuitorii sunt bonusati daca isi ating targetul de vanzari.</w:t>
      </w:r>
      <w:r w:rsidRPr="007D2FFF">
        <w:rPr>
          <w:noProof/>
          <w:color w:val="000000"/>
          <w:lang w:val="ro-RO"/>
        </w:rPr>
        <w:t xml:space="preserve"> </w:t>
      </w:r>
      <w:r w:rsidR="00DC6D98" w:rsidRPr="007D2FFF">
        <w:rPr>
          <w:noProof/>
          <w:color w:val="000000"/>
          <w:lang w:val="ro-RO"/>
        </w:rPr>
        <w:t xml:space="preserve"> Se stabileste un target pe divizie, deci, un distribuitor are un target total cumulat cu targeturile individuale pe divizie.</w:t>
      </w:r>
    </w:p>
    <w:p w:rsidR="00DC6D98" w:rsidRPr="007D2FFF" w:rsidRDefault="005F72EB" w:rsidP="006A1427">
      <w:pPr>
        <w:ind w:firstLine="720"/>
        <w:rPr>
          <w:noProof/>
          <w:lang w:val="ro-RO"/>
        </w:rPr>
      </w:pPr>
      <w:r w:rsidRPr="0004007D">
        <w:rPr>
          <w:noProof/>
          <w:lang w:val="ro-RO"/>
        </w:rPr>
        <w:t>ASM-ul repartizeaza target-urile si la nivel de agent.</w:t>
      </w:r>
    </w:p>
    <w:p w:rsidR="005F72EB" w:rsidRPr="007D2FFF" w:rsidRDefault="005F72EB" w:rsidP="006A1427">
      <w:pPr>
        <w:ind w:firstLine="720"/>
        <w:rPr>
          <w:noProof/>
          <w:lang w:val="ro-RO"/>
        </w:rPr>
      </w:pPr>
      <w:r w:rsidRPr="007D2FFF">
        <w:rPr>
          <w:noProof/>
          <w:lang w:val="ro-RO"/>
        </w:rPr>
        <w:t>Targetul realizat (cantitativ, valoric si procentual) trebuie calculat zilnic pe toate nivelele sale:</w:t>
      </w:r>
    </w:p>
    <w:p w:rsidR="005F72EB" w:rsidRPr="007D2FFF" w:rsidRDefault="005F72EB" w:rsidP="005867FD">
      <w:pPr>
        <w:numPr>
          <w:ilvl w:val="0"/>
          <w:numId w:val="8"/>
        </w:numPr>
        <w:rPr>
          <w:noProof/>
          <w:lang w:val="ro-RO"/>
        </w:rPr>
      </w:pPr>
      <w:r w:rsidRPr="007D2FFF">
        <w:rPr>
          <w:noProof/>
          <w:lang w:val="ro-RO"/>
        </w:rPr>
        <w:t>Judet/ASM</w:t>
      </w:r>
    </w:p>
    <w:p w:rsidR="005F72EB" w:rsidRPr="007D2FFF" w:rsidRDefault="005F72EB" w:rsidP="005867FD">
      <w:pPr>
        <w:numPr>
          <w:ilvl w:val="1"/>
          <w:numId w:val="8"/>
        </w:numPr>
        <w:rPr>
          <w:noProof/>
          <w:lang w:val="ro-RO"/>
        </w:rPr>
      </w:pPr>
      <w:r w:rsidRPr="007D2FFF">
        <w:rPr>
          <w:noProof/>
          <w:lang w:val="ro-RO"/>
        </w:rPr>
        <w:t>Divizie</w:t>
      </w:r>
    </w:p>
    <w:p w:rsidR="005F72EB" w:rsidRPr="007D2FFF" w:rsidRDefault="005F72EB" w:rsidP="005867FD">
      <w:pPr>
        <w:numPr>
          <w:ilvl w:val="2"/>
          <w:numId w:val="8"/>
        </w:numPr>
        <w:rPr>
          <w:noProof/>
          <w:lang w:val="ro-RO"/>
        </w:rPr>
      </w:pPr>
      <w:r w:rsidRPr="007D2FFF">
        <w:rPr>
          <w:noProof/>
          <w:lang w:val="ro-RO"/>
        </w:rPr>
        <w:t>Categorie de produse</w:t>
      </w:r>
    </w:p>
    <w:p w:rsidR="005F72EB" w:rsidRPr="007D2FFF" w:rsidRDefault="005F72EB" w:rsidP="005867FD">
      <w:pPr>
        <w:numPr>
          <w:ilvl w:val="3"/>
          <w:numId w:val="8"/>
        </w:numPr>
        <w:rPr>
          <w:noProof/>
          <w:lang w:val="ro-RO"/>
        </w:rPr>
      </w:pPr>
      <w:r w:rsidRPr="007D2FFF">
        <w:rPr>
          <w:noProof/>
          <w:lang w:val="ro-RO"/>
        </w:rPr>
        <w:t>Distribuitor</w:t>
      </w:r>
    </w:p>
    <w:p w:rsidR="005F72EB" w:rsidRDefault="005F72EB" w:rsidP="005867FD">
      <w:pPr>
        <w:numPr>
          <w:ilvl w:val="4"/>
          <w:numId w:val="8"/>
        </w:numPr>
        <w:rPr>
          <w:noProof/>
          <w:lang w:val="ro-RO"/>
        </w:rPr>
      </w:pPr>
      <w:r w:rsidRPr="007D2FFF">
        <w:rPr>
          <w:noProof/>
          <w:lang w:val="ro-RO"/>
        </w:rPr>
        <w:t>Agent de vanzari</w:t>
      </w:r>
    </w:p>
    <w:p w:rsidR="0004007D" w:rsidRPr="007D2FFF" w:rsidRDefault="0004007D" w:rsidP="0004007D">
      <w:pPr>
        <w:ind w:left="360" w:firstLine="360"/>
        <w:rPr>
          <w:noProof/>
          <w:lang w:val="ro-RO"/>
        </w:rPr>
      </w:pPr>
      <w:r>
        <w:rPr>
          <w:noProof/>
          <w:lang w:val="ro-RO"/>
        </w:rPr>
        <w:t>Introducerea target-urilor pe nivele si calculul lor se va realiza in CRM.</w:t>
      </w:r>
    </w:p>
    <w:p w:rsidR="006A1427" w:rsidRPr="007D2FFF" w:rsidRDefault="00D34567" w:rsidP="005867FD">
      <w:pPr>
        <w:numPr>
          <w:ilvl w:val="0"/>
          <w:numId w:val="7"/>
        </w:numPr>
        <w:rPr>
          <w:b/>
          <w:noProof/>
          <w:lang w:val="ro-RO"/>
        </w:rPr>
      </w:pPr>
      <w:r w:rsidRPr="007D2FFF">
        <w:rPr>
          <w:noProof/>
          <w:lang w:val="ro-RO"/>
        </w:rPr>
        <w:t xml:space="preserve"> </w:t>
      </w:r>
      <w:r w:rsidR="006A1427" w:rsidRPr="007D2FFF">
        <w:rPr>
          <w:b/>
          <w:noProof/>
          <w:lang w:val="ro-RO"/>
        </w:rPr>
        <w:t>Evaluarea clientilor distribuitori existenti.</w:t>
      </w:r>
    </w:p>
    <w:p w:rsidR="006A1427" w:rsidRDefault="006A1427" w:rsidP="006A1427">
      <w:pPr>
        <w:ind w:left="720"/>
        <w:rPr>
          <w:noProof/>
          <w:lang w:val="ro-RO"/>
        </w:rPr>
      </w:pPr>
      <w:r w:rsidRPr="007D2FFF">
        <w:rPr>
          <w:noProof/>
          <w:lang w:val="ro-RO"/>
        </w:rPr>
        <w:t xml:space="preserve">ASM-ul urmareste derularea contractului (in ce masura acesta a comandat si vandut conform termenelor stabilite prin contract). Aceasta urmarire are lor permanent. Exista insa perioade determinate de evaluare a clientilor directi. In aceasta perioada ASM-ul viziteaza clientul, pentru evaluare sunt folosite rapoarte de vanzari, sunt analizate promotiile sustinute de client, etc. Ca urmare a acestor sesiuni de evaluare ASM-ul poate propune conditii comerciale noi. Aceasta propune se concretizeaza intr-un </w:t>
      </w:r>
      <w:r w:rsidR="00D376C4" w:rsidRPr="00D376C4">
        <w:rPr>
          <w:b/>
          <w:noProof/>
          <w:lang w:val="ro-RO"/>
        </w:rPr>
        <w:t>referat</w:t>
      </w:r>
      <w:r w:rsidRPr="007D2FFF">
        <w:rPr>
          <w:noProof/>
          <w:lang w:val="ro-RO"/>
        </w:rPr>
        <w:t xml:space="preserve"> care este transmis si aprobat de catre Top Management. </w:t>
      </w:r>
    </w:p>
    <w:p w:rsidR="000C078B" w:rsidRPr="007D2FFF" w:rsidRDefault="000C078B" w:rsidP="006A1427">
      <w:pPr>
        <w:ind w:left="720"/>
        <w:rPr>
          <w:noProof/>
          <w:lang w:val="ro-RO"/>
        </w:rPr>
      </w:pPr>
      <w:r>
        <w:rPr>
          <w:noProof/>
          <w:lang w:val="ro-RO"/>
        </w:rPr>
        <w:t>Referatul se va introduce in CRM, managementul va primi notificari automate pe e-mail.</w:t>
      </w:r>
    </w:p>
    <w:p w:rsidR="006A1427" w:rsidRPr="007D2FFF" w:rsidRDefault="006A1427" w:rsidP="006A1427">
      <w:pPr>
        <w:ind w:left="720"/>
        <w:rPr>
          <w:noProof/>
          <w:lang w:val="ro-RO"/>
        </w:rPr>
      </w:pPr>
      <w:r w:rsidRPr="007D2FFF">
        <w:rPr>
          <w:noProof/>
          <w:lang w:val="ro-RO"/>
        </w:rPr>
        <w:t>Acest referat aprobat</w:t>
      </w:r>
      <w:r w:rsidR="00C0599A" w:rsidRPr="007D2FFF">
        <w:rPr>
          <w:noProof/>
          <w:lang w:val="ro-RO"/>
        </w:rPr>
        <w:t>,</w:t>
      </w:r>
      <w:r w:rsidRPr="007D2FFF">
        <w:rPr>
          <w:noProof/>
          <w:lang w:val="ro-RO"/>
        </w:rPr>
        <w:t xml:space="preserve"> semnat </w:t>
      </w:r>
      <w:r w:rsidR="00C0599A" w:rsidRPr="007D2FFF">
        <w:rPr>
          <w:noProof/>
          <w:lang w:val="ro-RO"/>
        </w:rPr>
        <w:t xml:space="preserve">si stampilat </w:t>
      </w:r>
      <w:r w:rsidRPr="007D2FFF">
        <w:rPr>
          <w:noProof/>
          <w:lang w:val="ro-RO"/>
        </w:rPr>
        <w:t>se poate atasa in CRM si pastra in istoricul clientului.</w:t>
      </w:r>
    </w:p>
    <w:p w:rsidR="00C8608D" w:rsidRPr="007D2FFF" w:rsidRDefault="00C8608D" w:rsidP="005867FD">
      <w:pPr>
        <w:numPr>
          <w:ilvl w:val="0"/>
          <w:numId w:val="7"/>
        </w:numPr>
        <w:rPr>
          <w:b/>
          <w:noProof/>
          <w:lang w:val="ro-RO"/>
        </w:rPr>
      </w:pPr>
      <w:r w:rsidRPr="007D2FFF">
        <w:rPr>
          <w:b/>
          <w:noProof/>
          <w:lang w:val="ro-RO"/>
        </w:rPr>
        <w:t>Conditii comerciale distribuitori.</w:t>
      </w:r>
    </w:p>
    <w:p w:rsidR="00C8608D" w:rsidRPr="007D2FFF" w:rsidRDefault="00C8608D" w:rsidP="006A1427">
      <w:pPr>
        <w:ind w:left="720"/>
        <w:rPr>
          <w:noProof/>
          <w:lang w:val="ro-RO"/>
        </w:rPr>
      </w:pPr>
      <w:r w:rsidRPr="007D2FFF">
        <w:rPr>
          <w:noProof/>
          <w:lang w:val="ro-RO"/>
        </w:rPr>
        <w:lastRenderedPageBreak/>
        <w:t xml:space="preserve">ASM-ul trebuie sa cunoasca conditiile comerciale ale distribuitorilor, in acest scop ei vor introduce in CRM informatiile din contract de care au nevoie in relatia sa cu distribuitorul. </w:t>
      </w:r>
    </w:p>
    <w:p w:rsidR="00DD09F9" w:rsidRPr="007D2FFF" w:rsidRDefault="00DD09F9" w:rsidP="005867FD">
      <w:pPr>
        <w:numPr>
          <w:ilvl w:val="0"/>
          <w:numId w:val="7"/>
        </w:numPr>
        <w:rPr>
          <w:b/>
          <w:noProof/>
          <w:lang w:val="ro-RO"/>
        </w:rPr>
      </w:pPr>
      <w:r w:rsidRPr="007D2FFF">
        <w:rPr>
          <w:b/>
          <w:noProof/>
          <w:lang w:val="ro-RO"/>
        </w:rPr>
        <w:t>Colecteaza  informatii despre competitie, prospecteaza piata.</w:t>
      </w:r>
    </w:p>
    <w:p w:rsidR="00DD09F9" w:rsidRDefault="00DD09F9" w:rsidP="00DD09F9">
      <w:pPr>
        <w:ind w:left="720"/>
        <w:rPr>
          <w:noProof/>
          <w:lang w:val="ro-RO"/>
        </w:rPr>
      </w:pPr>
      <w:r w:rsidRPr="007D2FFF">
        <w:rPr>
          <w:noProof/>
          <w:lang w:val="ro-RO"/>
        </w:rPr>
        <w:t>Aceste informatii se concretizeaza in rapoarte de activitate ale ASM.</w:t>
      </w:r>
    </w:p>
    <w:p w:rsidR="006E4F1F" w:rsidRPr="007D2FFF" w:rsidRDefault="006E4F1F" w:rsidP="00DD09F9">
      <w:pPr>
        <w:ind w:left="720"/>
        <w:rPr>
          <w:noProof/>
          <w:lang w:val="ro-RO"/>
        </w:rPr>
      </w:pPr>
      <w:r>
        <w:rPr>
          <w:noProof/>
          <w:lang w:val="ro-RO"/>
        </w:rPr>
        <w:t>Vor fi introduse in CRM.</w:t>
      </w:r>
    </w:p>
    <w:p w:rsidR="00DD09F9" w:rsidRPr="007D2FFF" w:rsidRDefault="00DD09F9" w:rsidP="006A1427">
      <w:pPr>
        <w:ind w:left="720"/>
        <w:rPr>
          <w:noProof/>
          <w:lang w:val="ro-RO"/>
        </w:rPr>
      </w:pPr>
    </w:p>
    <w:p w:rsidR="00D34567" w:rsidRPr="007D2FFF" w:rsidRDefault="00D34567" w:rsidP="00D34567">
      <w:pPr>
        <w:rPr>
          <w:noProof/>
          <w:lang w:val="ro-RO"/>
        </w:rPr>
      </w:pPr>
    </w:p>
    <w:p w:rsidR="006A5C75" w:rsidRPr="007D2FFF" w:rsidRDefault="00453CB7" w:rsidP="006A5C75">
      <w:pPr>
        <w:pStyle w:val="Heading2"/>
        <w:rPr>
          <w:noProof/>
          <w:lang w:val="ro-RO"/>
        </w:rPr>
      </w:pPr>
      <w:bookmarkStart w:id="32" w:name="_Toc272748826"/>
      <w:bookmarkStart w:id="33" w:name="_Toc272757428"/>
      <w:bookmarkStart w:id="34" w:name="_Toc275250473"/>
      <w:r w:rsidRPr="007D2FFF">
        <w:rPr>
          <w:noProof/>
          <w:lang w:val="ro-RO"/>
        </w:rPr>
        <w:t xml:space="preserve">Activitatea curenta a </w:t>
      </w:r>
      <w:r w:rsidR="006A5C75" w:rsidRPr="007D2FFF">
        <w:rPr>
          <w:noProof/>
          <w:lang w:val="ro-RO"/>
        </w:rPr>
        <w:t>Manager</w:t>
      </w:r>
      <w:bookmarkEnd w:id="32"/>
      <w:bookmarkEnd w:id="33"/>
      <w:r w:rsidRPr="007D2FFF">
        <w:rPr>
          <w:noProof/>
          <w:lang w:val="ro-RO"/>
        </w:rPr>
        <w:t>ilor Regionali</w:t>
      </w:r>
      <w:bookmarkEnd w:id="34"/>
    </w:p>
    <w:p w:rsidR="00D36BA3" w:rsidRPr="007D2FFF" w:rsidRDefault="00D36BA3" w:rsidP="00D36BA3">
      <w:pPr>
        <w:ind w:left="576"/>
        <w:rPr>
          <w:noProof/>
          <w:color w:val="000000"/>
          <w:lang w:val="ro-RO"/>
        </w:rPr>
      </w:pPr>
    </w:p>
    <w:p w:rsidR="00D36BA3" w:rsidRPr="007D2FFF" w:rsidRDefault="00D36BA3" w:rsidP="00DD09F9">
      <w:pPr>
        <w:rPr>
          <w:noProof/>
          <w:color w:val="000000"/>
          <w:lang w:val="ro-RO"/>
        </w:rPr>
      </w:pPr>
      <w:r w:rsidRPr="007D2FFF">
        <w:rPr>
          <w:noProof/>
          <w:color w:val="000000"/>
          <w:lang w:val="ro-RO"/>
        </w:rPr>
        <w:t>Un regional manager are in subordine in jur de 10 judete si produse din toate diviziile.</w:t>
      </w:r>
    </w:p>
    <w:p w:rsidR="00D36BA3" w:rsidRDefault="00D36BA3" w:rsidP="00DD09F9">
      <w:pPr>
        <w:rPr>
          <w:noProof/>
          <w:color w:val="000000"/>
          <w:lang w:val="ro-RO"/>
        </w:rPr>
      </w:pPr>
      <w:r w:rsidRPr="007D2FFF">
        <w:rPr>
          <w:noProof/>
          <w:color w:val="000000"/>
          <w:lang w:val="ro-RO"/>
        </w:rPr>
        <w:t>Rolul acestora este de control si coordonare a activitatii ASM-ilor</w:t>
      </w:r>
      <w:r w:rsidR="000157CE">
        <w:rPr>
          <w:noProof/>
          <w:color w:val="000000"/>
          <w:lang w:val="ro-RO"/>
        </w:rPr>
        <w:t>.</w:t>
      </w:r>
    </w:p>
    <w:p w:rsidR="000157CE" w:rsidRDefault="000157CE" w:rsidP="00DD09F9">
      <w:pPr>
        <w:rPr>
          <w:noProof/>
          <w:color w:val="000000"/>
          <w:lang w:val="ro-RO"/>
        </w:rPr>
      </w:pPr>
    </w:p>
    <w:p w:rsidR="000157CE" w:rsidRDefault="000157CE" w:rsidP="00DD09F9">
      <w:pPr>
        <w:rPr>
          <w:noProof/>
          <w:color w:val="000000"/>
          <w:lang w:val="ro-RO"/>
        </w:rPr>
      </w:pPr>
      <w:r>
        <w:rPr>
          <w:noProof/>
          <w:color w:val="000000"/>
          <w:lang w:val="ro-RO"/>
        </w:rPr>
        <w:t>Folosind CRM acestia vor avea informatiile de care au nevoie pentru analiza financiar-cantitativa a zonelor pe care le supervizeaza, si vor putea de asemenea sa urmareasca activitatea fortei de vanzari  in subordine.</w:t>
      </w:r>
    </w:p>
    <w:p w:rsidR="000157CE" w:rsidRDefault="000157CE" w:rsidP="00DD09F9">
      <w:pPr>
        <w:rPr>
          <w:noProof/>
          <w:color w:val="000000"/>
          <w:lang w:val="ro-RO"/>
        </w:rPr>
      </w:pPr>
    </w:p>
    <w:p w:rsidR="000157CE" w:rsidRDefault="000157CE" w:rsidP="000157CE">
      <w:pPr>
        <w:pStyle w:val="Heading2"/>
        <w:rPr>
          <w:noProof/>
          <w:lang w:val="ro-RO"/>
        </w:rPr>
      </w:pPr>
      <w:bookmarkStart w:id="35" w:name="_Toc275250474"/>
      <w:r w:rsidRPr="007D2FFF">
        <w:rPr>
          <w:noProof/>
          <w:lang w:val="ro-RO"/>
        </w:rPr>
        <w:t xml:space="preserve">Activitatea curenta a </w:t>
      </w:r>
      <w:r>
        <w:rPr>
          <w:noProof/>
          <w:lang w:val="ro-RO"/>
        </w:rPr>
        <w:t>Key Acccount Manager</w:t>
      </w:r>
      <w:bookmarkEnd w:id="35"/>
    </w:p>
    <w:p w:rsidR="000157CE" w:rsidRDefault="000157CE" w:rsidP="000157CE">
      <w:pPr>
        <w:rPr>
          <w:lang w:val="ro-RO"/>
        </w:rPr>
      </w:pPr>
    </w:p>
    <w:p w:rsidR="003D3644" w:rsidRDefault="000157CE" w:rsidP="000157CE">
      <w:pPr>
        <w:rPr>
          <w:lang w:val="ro-RO"/>
        </w:rPr>
      </w:pPr>
      <w:r>
        <w:rPr>
          <w:lang w:val="ro-RO"/>
        </w:rPr>
        <w:t>Intr-o prima etapa, KAM vor putea sa realizeze operatiuni similare cu ASM cu diferenta ca vor avea nivel de acces la toata diviziile dar limitat la</w:t>
      </w:r>
      <w:r w:rsidR="001C6C33">
        <w:rPr>
          <w:lang w:val="ro-RO"/>
        </w:rPr>
        <w:t xml:space="preserve"> locatiile</w:t>
      </w:r>
      <w:r>
        <w:rPr>
          <w:lang w:val="ro-RO"/>
        </w:rPr>
        <w:t xml:space="preserve"> Key Account-urile din zonele pe care le acopera.</w:t>
      </w:r>
      <w:r w:rsidR="001C6C33">
        <w:rPr>
          <w:lang w:val="ro-RO"/>
        </w:rPr>
        <w:t>Vanzarile sunt evidentiate doar la nivel de depozit central. Vanzarile nu sunt stocate in Scala la nivel de fiecare locatie KA.</w:t>
      </w:r>
      <w:r w:rsidR="003D3644">
        <w:rPr>
          <w:lang w:val="ro-RO"/>
        </w:rPr>
        <w:t xml:space="preserve"> </w:t>
      </w:r>
    </w:p>
    <w:p w:rsidR="003D3644" w:rsidRPr="000157CE" w:rsidRDefault="003D3644" w:rsidP="000157CE">
      <w:pPr>
        <w:rPr>
          <w:lang w:val="ro-RO"/>
        </w:rPr>
      </w:pPr>
      <w:r>
        <w:rPr>
          <w:lang w:val="ro-RO"/>
        </w:rPr>
        <w:t>Prezenta la raft culeasa de KAM se va face in EMA. Trebuie discutata structura tabelelor acestui modul.</w:t>
      </w:r>
    </w:p>
    <w:p w:rsidR="000157CE" w:rsidRPr="007D2FFF" w:rsidRDefault="000157CE" w:rsidP="00DD09F9">
      <w:pPr>
        <w:rPr>
          <w:noProof/>
          <w:color w:val="000000"/>
          <w:lang w:val="ro-RO"/>
        </w:rPr>
      </w:pPr>
    </w:p>
    <w:p w:rsidR="00D34567" w:rsidRPr="007D2FFF" w:rsidRDefault="00D34567" w:rsidP="00D34567">
      <w:pPr>
        <w:rPr>
          <w:noProof/>
          <w:lang w:val="ro-RO"/>
        </w:rPr>
      </w:pPr>
    </w:p>
    <w:p w:rsidR="00D34567" w:rsidRPr="007D2FFF" w:rsidRDefault="00D34567" w:rsidP="00D34567">
      <w:pPr>
        <w:rPr>
          <w:noProof/>
          <w:lang w:val="ro-RO"/>
        </w:rPr>
      </w:pPr>
    </w:p>
    <w:p w:rsidR="00D34567" w:rsidRPr="007D2FFF" w:rsidRDefault="00D34567" w:rsidP="00D34567">
      <w:pPr>
        <w:rPr>
          <w:b/>
          <w:noProof/>
          <w:color w:val="000000"/>
          <w:sz w:val="24"/>
          <w:szCs w:val="24"/>
          <w:lang w:val="ro-RO"/>
        </w:rPr>
      </w:pPr>
    </w:p>
    <w:p w:rsidR="00D34567" w:rsidRPr="007D2FFF" w:rsidRDefault="00D34567" w:rsidP="00D34567">
      <w:pPr>
        <w:rPr>
          <w:b/>
          <w:noProof/>
          <w:color w:val="000000"/>
          <w:sz w:val="24"/>
          <w:szCs w:val="24"/>
          <w:lang w:val="ro-RO"/>
        </w:rPr>
      </w:pPr>
    </w:p>
    <w:p w:rsidR="00D34567" w:rsidRPr="007D2FFF" w:rsidRDefault="00D34567" w:rsidP="00D34567">
      <w:pPr>
        <w:rPr>
          <w:b/>
          <w:noProof/>
          <w:color w:val="000000"/>
          <w:sz w:val="24"/>
          <w:szCs w:val="24"/>
          <w:lang w:val="ro-RO"/>
        </w:rPr>
      </w:pPr>
    </w:p>
    <w:p w:rsidR="00D34567" w:rsidRPr="007D2FFF" w:rsidRDefault="00D34567" w:rsidP="00D34567">
      <w:pPr>
        <w:rPr>
          <w:b/>
          <w:noProof/>
          <w:color w:val="000000"/>
          <w:sz w:val="24"/>
          <w:szCs w:val="24"/>
          <w:lang w:val="ro-RO"/>
        </w:rPr>
      </w:pPr>
    </w:p>
    <w:p w:rsidR="00D34567" w:rsidRPr="007D2FFF" w:rsidRDefault="00D34567" w:rsidP="00D34567">
      <w:pPr>
        <w:rPr>
          <w:b/>
          <w:noProof/>
          <w:color w:val="000000"/>
          <w:sz w:val="24"/>
          <w:szCs w:val="24"/>
          <w:lang w:val="ro-RO"/>
        </w:rPr>
      </w:pPr>
    </w:p>
    <w:p w:rsidR="00D34567" w:rsidRPr="007D2FFF" w:rsidRDefault="00D34567" w:rsidP="00D34567">
      <w:pPr>
        <w:rPr>
          <w:b/>
          <w:noProof/>
          <w:color w:val="000000"/>
          <w:sz w:val="24"/>
          <w:szCs w:val="24"/>
          <w:lang w:val="ro-RO"/>
        </w:rPr>
      </w:pPr>
    </w:p>
    <w:p w:rsidR="00D34567" w:rsidRPr="007D2FFF" w:rsidRDefault="00D34567" w:rsidP="00D34567">
      <w:pPr>
        <w:rPr>
          <w:b/>
          <w:noProof/>
          <w:color w:val="000000"/>
          <w:sz w:val="24"/>
          <w:szCs w:val="24"/>
          <w:lang w:val="ro-RO"/>
        </w:rPr>
      </w:pPr>
    </w:p>
    <w:p w:rsidR="00D34567" w:rsidRPr="007D2FFF" w:rsidRDefault="00D34567" w:rsidP="00D34567">
      <w:pPr>
        <w:rPr>
          <w:b/>
          <w:noProof/>
          <w:color w:val="000000"/>
          <w:sz w:val="24"/>
          <w:szCs w:val="24"/>
          <w:lang w:val="ro-RO"/>
        </w:rPr>
      </w:pPr>
    </w:p>
    <w:p w:rsidR="00D34567" w:rsidRPr="007D2FFF" w:rsidRDefault="00D34567" w:rsidP="00D34567">
      <w:pPr>
        <w:rPr>
          <w:noProof/>
          <w:color w:val="000000"/>
          <w:lang w:val="ro-RO"/>
        </w:rPr>
      </w:pPr>
    </w:p>
    <w:p w:rsidR="00D34567" w:rsidRPr="007D2FFF" w:rsidRDefault="00D34567" w:rsidP="00D34567">
      <w:pPr>
        <w:rPr>
          <w:noProof/>
          <w:color w:val="000000"/>
          <w:lang w:val="ro-RO"/>
        </w:rPr>
      </w:pPr>
    </w:p>
    <w:p w:rsidR="00D34567" w:rsidRPr="007D2FFF" w:rsidRDefault="00D34567" w:rsidP="00D34567">
      <w:pPr>
        <w:rPr>
          <w:noProof/>
          <w:color w:val="000000"/>
          <w:lang w:val="ro-RO"/>
        </w:rPr>
      </w:pPr>
    </w:p>
    <w:p w:rsidR="00D34567" w:rsidRPr="007D2FFF" w:rsidRDefault="00D34567" w:rsidP="00D34567">
      <w:pPr>
        <w:rPr>
          <w:noProof/>
          <w:color w:val="000000"/>
          <w:lang w:val="ro-RO"/>
        </w:rPr>
      </w:pPr>
    </w:p>
    <w:p w:rsidR="00D34567" w:rsidRPr="007D2FFF" w:rsidRDefault="00D34567" w:rsidP="00D34567">
      <w:pPr>
        <w:rPr>
          <w:noProof/>
          <w:color w:val="000000"/>
          <w:lang w:val="ro-RO"/>
        </w:rPr>
      </w:pPr>
    </w:p>
    <w:p w:rsidR="00D34567" w:rsidRPr="007D2FFF" w:rsidRDefault="00D34567" w:rsidP="00D34567">
      <w:pPr>
        <w:rPr>
          <w:noProof/>
          <w:color w:val="92D050"/>
          <w:sz w:val="40"/>
          <w:szCs w:val="40"/>
          <w:lang w:val="ro-RO"/>
        </w:rPr>
      </w:pPr>
    </w:p>
    <w:p w:rsidR="00D34567" w:rsidRPr="007D2FFF" w:rsidRDefault="00D34567" w:rsidP="009325F3">
      <w:pPr>
        <w:rPr>
          <w:noProof/>
          <w:lang w:val="ro-RO"/>
        </w:rPr>
      </w:pPr>
    </w:p>
    <w:p w:rsidR="001C1A49" w:rsidRPr="007D2FFF" w:rsidRDefault="001C1A49" w:rsidP="001C1A49">
      <w:pPr>
        <w:pStyle w:val="Heading1"/>
        <w:rPr>
          <w:noProof/>
          <w:lang w:val="ro-RO"/>
        </w:rPr>
      </w:pPr>
      <w:bookmarkStart w:id="36" w:name="_Toc275250475"/>
      <w:r w:rsidRPr="007D2FFF">
        <w:rPr>
          <w:noProof/>
          <w:lang w:val="ro-RO"/>
        </w:rPr>
        <w:lastRenderedPageBreak/>
        <w:t xml:space="preserve">Arhitectura </w:t>
      </w:r>
      <w:r w:rsidR="009A7B36">
        <w:rPr>
          <w:noProof/>
          <w:lang w:val="ro-RO"/>
        </w:rPr>
        <w:t xml:space="preserve">tehnica a </w:t>
      </w:r>
      <w:r w:rsidRPr="007D2FFF">
        <w:rPr>
          <w:noProof/>
          <w:lang w:val="ro-RO"/>
        </w:rPr>
        <w:t>sistemului</w:t>
      </w:r>
      <w:bookmarkEnd w:id="36"/>
    </w:p>
    <w:p w:rsidR="003A5C62" w:rsidRDefault="003A5C62" w:rsidP="00F51758">
      <w:pPr>
        <w:rPr>
          <w:noProof/>
          <w:lang w:val="ro-RO"/>
        </w:rPr>
      </w:pPr>
    </w:p>
    <w:p w:rsidR="00F72942" w:rsidRDefault="00B61E99" w:rsidP="00F51758">
      <w:pPr>
        <w:rPr>
          <w:noProof/>
          <w:lang w:val="ro-RO"/>
        </w:rPr>
      </w:pPr>
      <w:r>
        <w:rPr>
          <w:noProof/>
          <w:lang w:val="ro-RO"/>
        </w:rPr>
        <w:t>Sistemul CRM va prelua date din alte doua sisteme</w:t>
      </w:r>
      <w:r w:rsidR="00376BFB">
        <w:rPr>
          <w:noProof/>
          <w:lang w:val="ro-RO"/>
        </w:rPr>
        <w:t xml:space="preserve"> externe, precum si din propria interfata</w:t>
      </w:r>
      <w:r>
        <w:rPr>
          <w:noProof/>
          <w:lang w:val="ro-RO"/>
        </w:rPr>
        <w:t xml:space="preserve"> si le va stoca intr-un mod unitar</w:t>
      </w:r>
      <w:r w:rsidR="00376BFB">
        <w:rPr>
          <w:noProof/>
          <w:lang w:val="ro-RO"/>
        </w:rPr>
        <w:t>: o</w:t>
      </w:r>
      <w:r w:rsidR="00F72942">
        <w:rPr>
          <w:noProof/>
          <w:lang w:val="ro-RO"/>
        </w:rPr>
        <w:t xml:space="preserve"> singura baza de date cu care va opera in productie. Suplimentar va exista o zona de tabele buffer utilizate in preluarea de date din sistemele externe.</w:t>
      </w:r>
    </w:p>
    <w:p w:rsidR="00E57CD7" w:rsidRDefault="00E57CD7" w:rsidP="00F51758">
      <w:pPr>
        <w:rPr>
          <w:noProof/>
          <w:lang w:val="ro-RO"/>
        </w:rPr>
      </w:pPr>
    </w:p>
    <w:p w:rsidR="007E4D83" w:rsidRPr="007D2FFF" w:rsidRDefault="007E4D83" w:rsidP="007E4D83">
      <w:pPr>
        <w:pStyle w:val="Heading2"/>
        <w:rPr>
          <w:noProof/>
          <w:lang w:val="ro-RO"/>
        </w:rPr>
      </w:pPr>
      <w:bookmarkStart w:id="37" w:name="_Toc275250476"/>
      <w:r>
        <w:rPr>
          <w:noProof/>
          <w:lang w:val="ro-RO"/>
        </w:rPr>
        <w:t>Preluare informatiilor din Scala</w:t>
      </w:r>
      <w:bookmarkEnd w:id="37"/>
    </w:p>
    <w:p w:rsidR="007E4D83" w:rsidRDefault="007E4D83" w:rsidP="00F51758">
      <w:pPr>
        <w:rPr>
          <w:noProof/>
          <w:lang w:val="ro-RO"/>
        </w:rPr>
      </w:pPr>
    </w:p>
    <w:p w:rsidR="00283C6E" w:rsidRDefault="00F72942" w:rsidP="00F51758">
      <w:pPr>
        <w:rPr>
          <w:noProof/>
          <w:lang w:val="ro-RO"/>
        </w:rPr>
      </w:pPr>
      <w:r>
        <w:rPr>
          <w:noProof/>
          <w:lang w:val="ro-RO"/>
        </w:rPr>
        <w:t xml:space="preserve">Informatia din Scala va fi exportata in fisiere </w:t>
      </w:r>
      <w:r w:rsidR="0098189A">
        <w:rPr>
          <w:noProof/>
          <w:lang w:val="ro-RO"/>
        </w:rPr>
        <w:t>.csv</w:t>
      </w:r>
      <w:r>
        <w:rPr>
          <w:noProof/>
          <w:lang w:val="ro-RO"/>
        </w:rPr>
        <w:t xml:space="preserve"> din toate cele 3 companii.</w:t>
      </w:r>
      <w:r w:rsidR="008D219E">
        <w:rPr>
          <w:noProof/>
          <w:lang w:val="ro-RO"/>
        </w:rPr>
        <w:t xml:space="preserve"> </w:t>
      </w:r>
      <w:r w:rsidR="004F5475">
        <w:rPr>
          <w:noProof/>
          <w:lang w:val="ro-RO"/>
        </w:rPr>
        <w:t xml:space="preserve">Pentru fiecare entiate (ex. Produs, Distribuitor etc) se va exporta cate un fisier </w:t>
      </w:r>
      <w:r w:rsidR="0098189A">
        <w:rPr>
          <w:noProof/>
          <w:lang w:val="ro-RO"/>
        </w:rPr>
        <w:t>.</w:t>
      </w:r>
      <w:r w:rsidR="004F5475">
        <w:rPr>
          <w:noProof/>
          <w:lang w:val="ro-RO"/>
        </w:rPr>
        <w:t xml:space="preserve">csv </w:t>
      </w:r>
      <w:r w:rsidR="00F31608">
        <w:rPr>
          <w:noProof/>
          <w:lang w:val="ro-RO"/>
        </w:rPr>
        <w:t xml:space="preserve">din </w:t>
      </w:r>
      <w:r w:rsidR="004F5475">
        <w:rPr>
          <w:noProof/>
          <w:lang w:val="ro-RO"/>
        </w:rPr>
        <w:t>fiecare companie</w:t>
      </w:r>
      <w:r w:rsidR="00283C6E">
        <w:rPr>
          <w:noProof/>
          <w:lang w:val="ro-RO"/>
        </w:rPr>
        <w:t xml:space="preserve"> iScala</w:t>
      </w:r>
      <w:r w:rsidR="004F5475">
        <w:rPr>
          <w:noProof/>
          <w:lang w:val="ro-RO"/>
        </w:rPr>
        <w:t>.</w:t>
      </w:r>
    </w:p>
    <w:p w:rsidR="00EA720D" w:rsidRDefault="00F31608" w:rsidP="00F51758">
      <w:pPr>
        <w:rPr>
          <w:noProof/>
          <w:lang w:val="ro-RO"/>
        </w:rPr>
      </w:pPr>
      <w:r>
        <w:rPr>
          <w:noProof/>
          <w:lang w:val="ro-RO"/>
        </w:rPr>
        <w:t xml:space="preserve">In ce priveste clientii, daca sunt definiti in toate cele </w:t>
      </w:r>
      <w:r w:rsidR="004C0045">
        <w:rPr>
          <w:noProof/>
          <w:lang w:val="ro-RO"/>
        </w:rPr>
        <w:t xml:space="preserve">4 </w:t>
      </w:r>
      <w:r>
        <w:rPr>
          <w:noProof/>
          <w:lang w:val="ro-RO"/>
        </w:rPr>
        <w:t>companii</w:t>
      </w:r>
      <w:r w:rsidR="004C0045">
        <w:rPr>
          <w:noProof/>
          <w:lang w:val="ro-RO"/>
        </w:rPr>
        <w:t xml:space="preserve"> I</w:t>
      </w:r>
      <w:r w:rsidR="0027698B">
        <w:rPr>
          <w:noProof/>
          <w:lang w:val="ro-RO"/>
        </w:rPr>
        <w:t>s</w:t>
      </w:r>
      <w:r w:rsidR="004C0045">
        <w:rPr>
          <w:noProof/>
          <w:lang w:val="ro-RO"/>
        </w:rPr>
        <w:t>cala</w:t>
      </w:r>
      <w:r w:rsidR="0027698B">
        <w:rPr>
          <w:noProof/>
          <w:lang w:val="ro-RO"/>
        </w:rPr>
        <w:t>:</w:t>
      </w:r>
    </w:p>
    <w:p w:rsidR="00EA720D" w:rsidRDefault="004C0045" w:rsidP="00F51758">
      <w:pPr>
        <w:rPr>
          <w:noProof/>
          <w:lang w:val="ro-RO"/>
        </w:rPr>
      </w:pPr>
      <w:r>
        <w:rPr>
          <w:noProof/>
          <w:lang w:val="ro-RO"/>
        </w:rPr>
        <w:t>V</w:t>
      </w:r>
      <w:r w:rsidR="00EA720D">
        <w:rPr>
          <w:noProof/>
          <w:lang w:val="ro-RO"/>
        </w:rPr>
        <w:t>alcea si Deva in aceeasi companie separate prin locatii</w:t>
      </w:r>
    </w:p>
    <w:p w:rsidR="00A2172D" w:rsidRDefault="00862B7B">
      <w:pPr>
        <w:ind w:firstLine="720"/>
        <w:rPr>
          <w:noProof/>
          <w:lang w:val="ro-RO"/>
        </w:rPr>
      </w:pPr>
      <w:r>
        <w:rPr>
          <w:noProof/>
          <w:lang w:val="ro-RO"/>
        </w:rPr>
        <w:t>Bormir IND</w:t>
      </w:r>
      <w:r w:rsidR="00555488">
        <w:rPr>
          <w:noProof/>
          <w:lang w:val="ro-RO"/>
        </w:rPr>
        <w:t xml:space="preserve"> (Companie MASTER)</w:t>
      </w:r>
    </w:p>
    <w:p w:rsidR="004C0045" w:rsidRDefault="004C0045" w:rsidP="004C0045">
      <w:pPr>
        <w:rPr>
          <w:noProof/>
          <w:lang w:val="ro-RO"/>
        </w:rPr>
      </w:pPr>
      <w:r>
        <w:rPr>
          <w:noProof/>
          <w:lang w:val="ro-RO"/>
        </w:rPr>
        <w:t>Sibiu</w:t>
      </w:r>
    </w:p>
    <w:p w:rsidR="00A2172D" w:rsidRDefault="00EA720D">
      <w:pPr>
        <w:ind w:firstLine="720"/>
        <w:rPr>
          <w:noProof/>
          <w:lang w:val="ro-RO"/>
        </w:rPr>
      </w:pPr>
      <w:r>
        <w:rPr>
          <w:noProof/>
          <w:lang w:val="ro-RO"/>
        </w:rPr>
        <w:t>Amy</w:t>
      </w:r>
      <w:r w:rsidR="004C0045">
        <w:rPr>
          <w:noProof/>
          <w:lang w:val="ro-RO"/>
        </w:rPr>
        <w:t>lon</w:t>
      </w:r>
    </w:p>
    <w:p w:rsidR="00EA720D" w:rsidRDefault="00EA720D" w:rsidP="00EA720D">
      <w:pPr>
        <w:rPr>
          <w:noProof/>
          <w:lang w:val="ro-RO"/>
        </w:rPr>
      </w:pPr>
      <w:r>
        <w:rPr>
          <w:noProof/>
          <w:lang w:val="ro-RO"/>
        </w:rPr>
        <w:t>Buzau</w:t>
      </w:r>
    </w:p>
    <w:p w:rsidR="00A2172D" w:rsidRDefault="00862B7B">
      <w:pPr>
        <w:ind w:firstLine="720"/>
        <w:rPr>
          <w:noProof/>
          <w:lang w:val="ro-RO"/>
        </w:rPr>
      </w:pPr>
      <w:r>
        <w:rPr>
          <w:noProof/>
          <w:lang w:val="ro-RO"/>
        </w:rPr>
        <w:t>Boromir Prod Buza</w:t>
      </w:r>
      <w:r w:rsidR="00EA720D">
        <w:rPr>
          <w:noProof/>
          <w:lang w:val="ro-RO"/>
        </w:rPr>
        <w:t>u</w:t>
      </w:r>
    </w:p>
    <w:p w:rsidR="00EA720D" w:rsidRDefault="00EA720D" w:rsidP="00EA720D">
      <w:pPr>
        <w:rPr>
          <w:noProof/>
          <w:lang w:val="ro-RO"/>
        </w:rPr>
      </w:pPr>
      <w:r>
        <w:rPr>
          <w:noProof/>
          <w:lang w:val="ro-RO"/>
        </w:rPr>
        <w:t>Iasi</w:t>
      </w:r>
    </w:p>
    <w:p w:rsidR="00A2172D" w:rsidRDefault="00862B7B">
      <w:pPr>
        <w:ind w:firstLine="720"/>
        <w:rPr>
          <w:noProof/>
          <w:lang w:val="ro-RO"/>
        </w:rPr>
      </w:pPr>
      <w:r>
        <w:rPr>
          <w:noProof/>
          <w:lang w:val="ro-RO"/>
        </w:rPr>
        <w:t>Boromir Prod Iasi</w:t>
      </w:r>
      <w:r w:rsidR="00EA720D">
        <w:rPr>
          <w:noProof/>
          <w:lang w:val="ro-RO"/>
        </w:rPr>
        <w:t xml:space="preserve"> </w:t>
      </w:r>
    </w:p>
    <w:p w:rsidR="0027698B" w:rsidRDefault="00F31608" w:rsidP="0027698B">
      <w:pPr>
        <w:rPr>
          <w:noProof/>
          <w:lang w:val="ro-RO"/>
        </w:rPr>
      </w:pPr>
      <w:r>
        <w:rPr>
          <w:noProof/>
          <w:lang w:val="ro-RO"/>
        </w:rPr>
        <w:t>informatii „master” va fi preluata din compania 01.</w:t>
      </w:r>
    </w:p>
    <w:p w:rsidR="00B15762" w:rsidRDefault="00283C6E" w:rsidP="00F51758">
      <w:pPr>
        <w:rPr>
          <w:noProof/>
          <w:lang w:val="ro-RO"/>
        </w:rPr>
      </w:pPr>
      <w:r>
        <w:rPr>
          <w:noProof/>
          <w:lang w:val="ro-RO"/>
        </w:rPr>
        <w:t xml:space="preserve">In ce priveste produsele, acelasi produs poate exista </w:t>
      </w:r>
      <w:r w:rsidR="00D5270C">
        <w:rPr>
          <w:noProof/>
          <w:lang w:val="ro-RO"/>
        </w:rPr>
        <w:t xml:space="preserve">in toate cele </w:t>
      </w:r>
      <w:r w:rsidR="00555488">
        <w:rPr>
          <w:noProof/>
          <w:lang w:val="ro-RO"/>
        </w:rPr>
        <w:t xml:space="preserve">4 </w:t>
      </w:r>
      <w:r w:rsidR="00D5270C">
        <w:rPr>
          <w:noProof/>
          <w:lang w:val="ro-RO"/>
        </w:rPr>
        <w:t xml:space="preserve">companii. Unificarea produselor din cele </w:t>
      </w:r>
      <w:r w:rsidR="00555488">
        <w:rPr>
          <w:noProof/>
          <w:lang w:val="ro-RO"/>
        </w:rPr>
        <w:t xml:space="preserve">4 </w:t>
      </w:r>
      <w:r w:rsidR="00D5270C">
        <w:rPr>
          <w:noProof/>
          <w:lang w:val="ro-RO"/>
        </w:rPr>
        <w:t xml:space="preserve">companii se va face dupa un camp de la nivelul produsului numit Cod EAN. </w:t>
      </w:r>
    </w:p>
    <w:p w:rsidR="00283C6E" w:rsidRDefault="00121E32" w:rsidP="00F51758">
      <w:pPr>
        <w:rPr>
          <w:noProof/>
          <w:lang w:val="ro-RO"/>
        </w:rPr>
      </w:pPr>
      <w:r>
        <w:rPr>
          <w:noProof/>
          <w:lang w:val="ro-RO"/>
        </w:rPr>
        <w:t>In iScala e</w:t>
      </w:r>
      <w:r w:rsidR="00283C6E">
        <w:rPr>
          <w:noProof/>
          <w:lang w:val="ro-RO"/>
        </w:rPr>
        <w:t>xista si un nivel de clasificare „Categorie Produs” care este in proces de unificare.</w:t>
      </w:r>
    </w:p>
    <w:p w:rsidR="00283C6E" w:rsidRDefault="00283C6E" w:rsidP="00F51758">
      <w:pPr>
        <w:rPr>
          <w:noProof/>
          <w:lang w:val="ro-RO"/>
        </w:rPr>
      </w:pPr>
    </w:p>
    <w:p w:rsidR="007E4D83" w:rsidRPr="007D2FFF" w:rsidRDefault="007E4D83" w:rsidP="007E4D83">
      <w:pPr>
        <w:pStyle w:val="Heading2"/>
        <w:rPr>
          <w:noProof/>
          <w:lang w:val="ro-RO"/>
        </w:rPr>
      </w:pPr>
      <w:bookmarkStart w:id="38" w:name="_Unificarea_produselor_din"/>
      <w:bookmarkStart w:id="39" w:name="_Toc275250477"/>
      <w:bookmarkEnd w:id="38"/>
      <w:r>
        <w:rPr>
          <w:noProof/>
          <w:lang w:val="ro-RO"/>
        </w:rPr>
        <w:t>Unificarea produselor din companiile Scala in CRM</w:t>
      </w:r>
      <w:bookmarkEnd w:id="39"/>
    </w:p>
    <w:p w:rsidR="007E4D83" w:rsidRDefault="007E4D83" w:rsidP="00F51758">
      <w:pPr>
        <w:rPr>
          <w:noProof/>
          <w:lang w:val="ro-RO"/>
        </w:rPr>
      </w:pPr>
    </w:p>
    <w:p w:rsidR="004F5475" w:rsidRDefault="00D5270C" w:rsidP="00F51758">
      <w:pPr>
        <w:rPr>
          <w:noProof/>
          <w:lang w:val="ro-RO"/>
        </w:rPr>
      </w:pPr>
      <w:r>
        <w:rPr>
          <w:noProof/>
          <w:lang w:val="ro-RO"/>
        </w:rPr>
        <w:t>Unificarea produselor precum si gruparea lor este descrisa in schema de mai jos.</w:t>
      </w:r>
    </w:p>
    <w:p w:rsidR="00D5270C" w:rsidRDefault="00D5270C" w:rsidP="00F51758">
      <w:pPr>
        <w:rPr>
          <w:noProof/>
          <w:lang w:val="ro-RO"/>
        </w:rPr>
      </w:pPr>
      <w:r w:rsidRPr="00D5270C">
        <w:rPr>
          <w:noProof/>
          <w:lang w:val="ro-RO"/>
        </w:rPr>
        <w:object w:dxaOrig="7183" w:dyaOrig="5401">
          <v:shape id="_x0000_i1027" type="#_x0000_t75" style="width:475.85pt;height:358.1pt" o:ole="">
            <v:imagedata r:id="rId21" o:title=""/>
          </v:shape>
          <o:OLEObject Type="Embed" ProgID="PowerPoint.Template.12" ShapeID="_x0000_i1027" DrawAspect="Content" ObjectID="_1349875865" r:id="rId22"/>
        </w:object>
      </w:r>
    </w:p>
    <w:p w:rsidR="00D5270C" w:rsidRDefault="00D5270C" w:rsidP="00F51758">
      <w:pPr>
        <w:rPr>
          <w:noProof/>
          <w:lang w:val="ro-RO"/>
        </w:rPr>
      </w:pPr>
    </w:p>
    <w:p w:rsidR="00D5270C" w:rsidRDefault="00B3043E" w:rsidP="00F51758">
      <w:pPr>
        <w:rPr>
          <w:noProof/>
          <w:lang w:val="ro-RO"/>
        </w:rPr>
      </w:pPr>
      <w:r>
        <w:rPr>
          <w:noProof/>
          <w:lang w:val="ro-RO"/>
        </w:rPr>
        <w:t>Categorisirea produselor se va face in Sc</w:t>
      </w:r>
      <w:r w:rsidR="0027698B">
        <w:rPr>
          <w:noProof/>
          <w:lang w:val="ro-RO"/>
        </w:rPr>
        <w:t>ala pe baza unor campuri custom,</w:t>
      </w:r>
      <w:r>
        <w:rPr>
          <w:noProof/>
          <w:lang w:val="ro-RO"/>
        </w:rPr>
        <w:t xml:space="preserve"> UserDefined</w:t>
      </w:r>
      <w:r w:rsidR="0027698B">
        <w:rPr>
          <w:noProof/>
          <w:lang w:val="ro-RO"/>
        </w:rPr>
        <w:t>.</w:t>
      </w:r>
    </w:p>
    <w:p w:rsidR="00B3043E" w:rsidRDefault="00B3043E" w:rsidP="00F51758">
      <w:pPr>
        <w:rPr>
          <w:noProof/>
          <w:lang w:val="ro-RO"/>
        </w:rPr>
      </w:pPr>
      <w:r>
        <w:rPr>
          <w:noProof/>
          <w:lang w:val="ro-RO"/>
        </w:rPr>
        <w:t>Divizia fiecarui produs va fi specificata in Scala intr-un camp UserDefined.</w:t>
      </w:r>
    </w:p>
    <w:p w:rsidR="00B3043E" w:rsidRDefault="00B3043E" w:rsidP="00F51758">
      <w:pPr>
        <w:rPr>
          <w:noProof/>
          <w:lang w:val="ro-RO"/>
        </w:rPr>
      </w:pPr>
    </w:p>
    <w:p w:rsidR="009270F2" w:rsidRDefault="009270F2" w:rsidP="00F51758">
      <w:pPr>
        <w:rPr>
          <w:noProof/>
          <w:lang w:val="ro-RO"/>
        </w:rPr>
      </w:pPr>
      <w:r>
        <w:rPr>
          <w:noProof/>
          <w:lang w:val="ro-RO"/>
        </w:rPr>
        <w:t>In CRM vor fi salvate codurile unice din Scala pentru fiecare entitate. Legatu</w:t>
      </w:r>
      <w:r w:rsidR="00121E32">
        <w:rPr>
          <w:noProof/>
          <w:lang w:val="ro-RO"/>
        </w:rPr>
        <w:t>r</w:t>
      </w:r>
      <w:r>
        <w:rPr>
          <w:noProof/>
          <w:lang w:val="ro-RO"/>
        </w:rPr>
        <w:t xml:space="preserve">a intre informatiile din SFA si cele din Scala se va face pe baza acestor coduri. De asemenea analiza datelor </w:t>
      </w:r>
      <w:r w:rsidR="00FE3A34">
        <w:rPr>
          <w:noProof/>
          <w:lang w:val="ro-RO"/>
        </w:rPr>
        <w:t>agregate din CRM si Scala se va face tot dupa codurile din Scala.</w:t>
      </w:r>
    </w:p>
    <w:p w:rsidR="00A079B4" w:rsidRDefault="00A079B4" w:rsidP="00F51758">
      <w:pPr>
        <w:rPr>
          <w:noProof/>
          <w:lang w:val="ro-RO"/>
        </w:rPr>
      </w:pPr>
    </w:p>
    <w:p w:rsidR="007E4D83" w:rsidRPr="007D2FFF" w:rsidRDefault="007E4D83" w:rsidP="007E4D83">
      <w:pPr>
        <w:pStyle w:val="Heading2"/>
        <w:rPr>
          <w:noProof/>
          <w:lang w:val="ro-RO"/>
        </w:rPr>
      </w:pPr>
      <w:bookmarkStart w:id="40" w:name="_Toc275250478"/>
      <w:r>
        <w:rPr>
          <w:noProof/>
          <w:lang w:val="ro-RO"/>
        </w:rPr>
        <w:t>Preluarea informatiilor din SFA</w:t>
      </w:r>
      <w:bookmarkEnd w:id="40"/>
    </w:p>
    <w:p w:rsidR="00D5270C" w:rsidRDefault="00D5270C" w:rsidP="00F51758">
      <w:pPr>
        <w:rPr>
          <w:noProof/>
          <w:lang w:val="ro-RO"/>
        </w:rPr>
      </w:pPr>
    </w:p>
    <w:p w:rsidR="007A0BEB" w:rsidRDefault="00BB0709" w:rsidP="00F51758">
      <w:pPr>
        <w:rPr>
          <w:noProof/>
          <w:lang w:val="ro-RO"/>
        </w:rPr>
      </w:pPr>
      <w:r>
        <w:rPr>
          <w:noProof/>
          <w:lang w:val="ro-RO"/>
        </w:rPr>
        <w:t>Informatia din SFA va fi initial exportata in baza de date buffer. In baza de date buffer se vor transfera (in fiecare noapte) toate datele introduse/modificate pe parcurcursul fiecarei zile.</w:t>
      </w:r>
      <w:r w:rsidR="00794C30">
        <w:rPr>
          <w:noProof/>
          <w:lang w:val="ro-RO"/>
        </w:rPr>
        <w:t xml:space="preserve"> In momentul finalizarii transferului in baza buffer informatia va fi exportata in fisiere csv. </w:t>
      </w:r>
    </w:p>
    <w:p w:rsidR="007A0BEB" w:rsidRDefault="007A0BEB" w:rsidP="00F51758">
      <w:pPr>
        <w:rPr>
          <w:noProof/>
          <w:lang w:val="ro-RO"/>
        </w:rPr>
      </w:pPr>
    </w:p>
    <w:p w:rsidR="0007773A" w:rsidRPr="007A0BEB" w:rsidRDefault="0007773A" w:rsidP="007A0BEB">
      <w:pPr>
        <w:pBdr>
          <w:top w:val="single" w:sz="4" w:space="1" w:color="auto"/>
          <w:left w:val="single" w:sz="4" w:space="4" w:color="auto"/>
          <w:bottom w:val="single" w:sz="4" w:space="1" w:color="auto"/>
          <w:right w:val="single" w:sz="4" w:space="4" w:color="auto"/>
        </w:pBdr>
        <w:rPr>
          <w:b/>
          <w:noProof/>
          <w:lang w:val="ro-RO"/>
        </w:rPr>
      </w:pPr>
      <w:r w:rsidRPr="007A0BEB">
        <w:rPr>
          <w:b/>
          <w:noProof/>
          <w:lang w:val="ro-RO"/>
        </w:rPr>
        <w:t>Echipa SoftExpert este responsabila sa populeze baza de date buffer</w:t>
      </w:r>
      <w:r w:rsidR="007A0BEB">
        <w:rPr>
          <w:b/>
          <w:noProof/>
          <w:lang w:val="ro-RO"/>
        </w:rPr>
        <w:t xml:space="preserve"> la ora agreata</w:t>
      </w:r>
      <w:r w:rsidRPr="007A0BEB">
        <w:rPr>
          <w:b/>
          <w:noProof/>
          <w:lang w:val="ro-RO"/>
        </w:rPr>
        <w:t>.</w:t>
      </w:r>
    </w:p>
    <w:p w:rsidR="007A0BEB" w:rsidRDefault="007A0BEB" w:rsidP="00F51758">
      <w:pPr>
        <w:rPr>
          <w:noProof/>
          <w:lang w:val="ro-RO"/>
        </w:rPr>
      </w:pPr>
      <w:r>
        <w:rPr>
          <w:noProof/>
          <w:lang w:val="ro-RO"/>
        </w:rPr>
        <w:t>Pentru fiecare entitate (ex. Client final, Prezenta la raft) se va exporta un singur fisier.</w:t>
      </w:r>
    </w:p>
    <w:p w:rsidR="00B51494" w:rsidRPr="00B51494" w:rsidRDefault="00B51494" w:rsidP="00B51494">
      <w:pPr>
        <w:pBdr>
          <w:top w:val="single" w:sz="4" w:space="1" w:color="auto"/>
          <w:left w:val="single" w:sz="4" w:space="4" w:color="auto"/>
          <w:bottom w:val="single" w:sz="4" w:space="1" w:color="auto"/>
          <w:right w:val="single" w:sz="4" w:space="4" w:color="auto"/>
        </w:pBdr>
        <w:rPr>
          <w:b/>
          <w:shadow/>
          <w:noProof/>
          <w:lang w:val="ro-RO"/>
        </w:rPr>
      </w:pPr>
      <w:r w:rsidRPr="00B51494">
        <w:rPr>
          <w:b/>
          <w:noProof/>
          <w:lang w:val="ro-RO"/>
        </w:rPr>
        <w:t>In cazul informatiilor din SFA care sunt relationate la informatii din Scala acestea trebuie sa contina codurile corespunzatoare Scala.</w:t>
      </w:r>
    </w:p>
    <w:p w:rsidR="004F5475" w:rsidRDefault="004F5475" w:rsidP="00F51758">
      <w:pPr>
        <w:rPr>
          <w:noProof/>
          <w:lang w:val="ro-RO"/>
        </w:rPr>
      </w:pPr>
    </w:p>
    <w:p w:rsidR="00F72942" w:rsidRDefault="008D219E" w:rsidP="00F51758">
      <w:pPr>
        <w:rPr>
          <w:noProof/>
          <w:lang w:val="ro-RO"/>
        </w:rPr>
      </w:pPr>
      <w:r>
        <w:rPr>
          <w:noProof/>
          <w:lang w:val="ro-RO"/>
        </w:rPr>
        <w:t>Fisierele CSV vor fi apoi importate in tabelele buffer din CRM de unde informatia va putea fi procesata si introdusa in tabelele de productie</w:t>
      </w:r>
      <w:r w:rsidR="00DF2DE0">
        <w:rPr>
          <w:noProof/>
          <w:lang w:val="ro-RO"/>
        </w:rPr>
        <w:t>.</w:t>
      </w:r>
    </w:p>
    <w:p w:rsidR="00B61E99" w:rsidRDefault="00B61E99" w:rsidP="00F51758">
      <w:pPr>
        <w:rPr>
          <w:noProof/>
          <w:lang w:val="ro-RO"/>
        </w:rPr>
      </w:pPr>
    </w:p>
    <w:p w:rsidR="001B4A2D" w:rsidRDefault="00CD1A70" w:rsidP="00F51758">
      <w:pPr>
        <w:rPr>
          <w:noProof/>
          <w:lang w:val="ro-RO"/>
        </w:rPr>
      </w:pPr>
      <w:r>
        <w:rPr>
          <w:noProof/>
          <w:lang w:val="ro-RO" w:eastAsia="ro-RO"/>
        </w:rPr>
        <w:drawing>
          <wp:inline distT="0" distB="0" distL="0" distR="0">
            <wp:extent cx="5906829" cy="4432583"/>
            <wp:effectExtent l="1905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cstate="print"/>
                    <a:srcRect/>
                    <a:stretch>
                      <a:fillRect/>
                    </a:stretch>
                  </pic:blipFill>
                  <pic:spPr bwMode="auto">
                    <a:xfrm>
                      <a:off x="0" y="0"/>
                      <a:ext cx="5907058" cy="4432755"/>
                    </a:xfrm>
                    <a:prstGeom prst="rect">
                      <a:avLst/>
                    </a:prstGeom>
                    <a:noFill/>
                    <a:ln w="9525">
                      <a:noFill/>
                      <a:miter lim="800000"/>
                      <a:headEnd/>
                      <a:tailEnd/>
                    </a:ln>
                  </pic:spPr>
                </pic:pic>
              </a:graphicData>
            </a:graphic>
          </wp:inline>
        </w:drawing>
      </w:r>
    </w:p>
    <w:p w:rsidR="00E12349" w:rsidRDefault="00E12349" w:rsidP="00E12349">
      <w:pPr>
        <w:pStyle w:val="Heading2"/>
        <w:rPr>
          <w:noProof/>
          <w:lang w:val="ro-RO"/>
        </w:rPr>
      </w:pPr>
      <w:bookmarkStart w:id="41" w:name="_Toc275250479"/>
      <w:r>
        <w:rPr>
          <w:noProof/>
          <w:lang w:val="ro-RO"/>
        </w:rPr>
        <w:t>Transfer de informatii din CRM in SFA</w:t>
      </w:r>
      <w:bookmarkEnd w:id="41"/>
    </w:p>
    <w:p w:rsidR="00E12349" w:rsidRPr="00E12349" w:rsidRDefault="00E12349" w:rsidP="00E12349">
      <w:pPr>
        <w:rPr>
          <w:lang w:val="ro-RO"/>
        </w:rPr>
      </w:pPr>
    </w:p>
    <w:p w:rsidR="00E12349" w:rsidRDefault="00E12349" w:rsidP="00F51758">
      <w:pPr>
        <w:rPr>
          <w:noProof/>
          <w:lang w:val="ro-RO"/>
        </w:rPr>
      </w:pPr>
      <w:r w:rsidRPr="00BB642E">
        <w:rPr>
          <w:noProof/>
          <w:lang w:val="ro-RO"/>
        </w:rPr>
        <w:t xml:space="preserve">Informatia legata de targetul stabilit la nivel de agent si produs va trebui sa ajunga din CRM in </w:t>
      </w:r>
      <w:r w:rsidR="00BB642E">
        <w:rPr>
          <w:noProof/>
          <w:lang w:val="ro-RO"/>
        </w:rPr>
        <w:t>baza de date tampon a SFA</w:t>
      </w:r>
      <w:r w:rsidRPr="00BB642E">
        <w:rPr>
          <w:noProof/>
          <w:lang w:val="ro-RO"/>
        </w:rPr>
        <w:t>.</w:t>
      </w:r>
    </w:p>
    <w:p w:rsidR="007A0BEB" w:rsidRDefault="007A0BEB" w:rsidP="00F51758">
      <w:pPr>
        <w:rPr>
          <w:noProof/>
          <w:lang w:val="ro-RO"/>
        </w:rPr>
      </w:pPr>
      <w:r>
        <w:rPr>
          <w:noProof/>
          <w:lang w:val="ro-RO"/>
        </w:rPr>
        <w:t>Catre SFA se vor transmite doar target-urile propuse si realizarile la nivel de Agent de Vanzari.</w:t>
      </w:r>
    </w:p>
    <w:p w:rsidR="00580ED3" w:rsidRDefault="00580ED3" w:rsidP="00F51758">
      <w:pPr>
        <w:rPr>
          <w:noProof/>
          <w:lang w:val="ro-RO"/>
        </w:rPr>
      </w:pPr>
    </w:p>
    <w:p w:rsidR="00580ED3" w:rsidRPr="007D2FFF" w:rsidRDefault="00580ED3" w:rsidP="00F51758">
      <w:pPr>
        <w:rPr>
          <w:noProof/>
          <w:lang w:val="ro-RO"/>
        </w:rPr>
      </w:pPr>
    </w:p>
    <w:p w:rsidR="00F51758" w:rsidRPr="007D2FFF" w:rsidRDefault="00F51758" w:rsidP="006D6F06">
      <w:pPr>
        <w:pStyle w:val="Heading1"/>
        <w:rPr>
          <w:noProof/>
          <w:lang w:val="ro-RO"/>
        </w:rPr>
      </w:pPr>
      <w:bookmarkStart w:id="42" w:name="_Toc272757442"/>
      <w:bookmarkStart w:id="43" w:name="_Toc275250480"/>
      <w:r w:rsidRPr="007D2FFF">
        <w:rPr>
          <w:noProof/>
          <w:lang w:val="ro-RO"/>
        </w:rPr>
        <w:lastRenderedPageBreak/>
        <w:t>Informatii provenite din iScala</w:t>
      </w:r>
      <w:bookmarkEnd w:id="42"/>
      <w:bookmarkEnd w:id="43"/>
    </w:p>
    <w:p w:rsidR="00F51758" w:rsidRPr="007D2FFF" w:rsidRDefault="00F51758" w:rsidP="00F51758">
      <w:pPr>
        <w:rPr>
          <w:noProof/>
          <w:lang w:val="ro-RO"/>
        </w:rPr>
      </w:pPr>
    </w:p>
    <w:p w:rsidR="00533043" w:rsidRPr="007D2FFF" w:rsidRDefault="00533043" w:rsidP="00533043">
      <w:pPr>
        <w:pStyle w:val="Heading2"/>
        <w:rPr>
          <w:noProof/>
          <w:lang w:val="ro-RO"/>
        </w:rPr>
      </w:pPr>
      <w:bookmarkStart w:id="44" w:name="_Toc275250481"/>
      <w:r w:rsidRPr="007D2FFF">
        <w:rPr>
          <w:noProof/>
          <w:lang w:val="ro-RO"/>
        </w:rPr>
        <w:t>Considerente generale legate de integrarea datelor iScala – Dynamics CRM</w:t>
      </w:r>
      <w:bookmarkEnd w:id="44"/>
    </w:p>
    <w:p w:rsidR="00533043" w:rsidRPr="007D2FFF" w:rsidRDefault="00533043" w:rsidP="00F51758">
      <w:pPr>
        <w:rPr>
          <w:noProof/>
          <w:lang w:val="ro-RO"/>
        </w:rPr>
      </w:pPr>
    </w:p>
    <w:p w:rsidR="00E1234D" w:rsidRDefault="00902284" w:rsidP="00F51758">
      <w:pPr>
        <w:rPr>
          <w:noProof/>
          <w:color w:val="000000"/>
          <w:lang w:val="ro-RO"/>
        </w:rPr>
      </w:pPr>
      <w:r>
        <w:rPr>
          <w:noProof/>
          <w:color w:val="000000"/>
          <w:lang w:val="ro-RO"/>
        </w:rPr>
        <w:t xml:space="preserve">In CRM vor </w:t>
      </w:r>
      <w:r w:rsidR="00533043" w:rsidRPr="007D2FFF">
        <w:rPr>
          <w:noProof/>
          <w:color w:val="000000"/>
          <w:lang w:val="ro-RO"/>
        </w:rPr>
        <w:t xml:space="preserve">fi centralizate </w:t>
      </w:r>
      <w:r>
        <w:rPr>
          <w:noProof/>
          <w:color w:val="000000"/>
          <w:lang w:val="ro-RO"/>
        </w:rPr>
        <w:t>informatii din toate companiile definite in i</w:t>
      </w:r>
      <w:r w:rsidR="00533043" w:rsidRPr="007D2FFF">
        <w:rPr>
          <w:noProof/>
          <w:color w:val="000000"/>
          <w:lang w:val="ro-RO"/>
        </w:rPr>
        <w:t>Scala</w:t>
      </w:r>
      <w:r w:rsidR="00786629">
        <w:rPr>
          <w:noProof/>
          <w:color w:val="000000"/>
          <w:lang w:val="ro-RO"/>
        </w:rPr>
        <w:t xml:space="preserve">. </w:t>
      </w:r>
    </w:p>
    <w:p w:rsidR="00E1234D" w:rsidRDefault="00E1234D" w:rsidP="00F51758">
      <w:pPr>
        <w:rPr>
          <w:noProof/>
          <w:color w:val="000000"/>
          <w:lang w:val="ro-RO"/>
        </w:rPr>
      </w:pPr>
    </w:p>
    <w:p w:rsidR="00533043" w:rsidRPr="007D2FFF" w:rsidRDefault="00786629" w:rsidP="00F51758">
      <w:pPr>
        <w:rPr>
          <w:noProof/>
          <w:color w:val="000000"/>
          <w:lang w:val="ro-RO"/>
        </w:rPr>
      </w:pPr>
      <w:r>
        <w:rPr>
          <w:noProof/>
          <w:color w:val="000000"/>
          <w:lang w:val="ro-RO"/>
        </w:rPr>
        <w:t xml:space="preserve">Detalii despre modelul de unificare a produselor din companiile Scala se gasesc in </w:t>
      </w:r>
      <w:hyperlink w:anchor="_Unificarea_produselor_din" w:history="1">
        <w:r w:rsidRPr="00860161">
          <w:rPr>
            <w:rStyle w:val="Hyperlink"/>
            <w:noProof/>
            <w:lang w:val="ro-RO"/>
          </w:rPr>
          <w:t>capitolul 3.2</w:t>
        </w:r>
      </w:hyperlink>
    </w:p>
    <w:p w:rsidR="00533043" w:rsidRPr="007D2FFF" w:rsidRDefault="00533043" w:rsidP="00F51758">
      <w:pPr>
        <w:rPr>
          <w:noProof/>
          <w:lang w:val="ro-RO"/>
        </w:rPr>
      </w:pPr>
    </w:p>
    <w:p w:rsidR="00F51758" w:rsidRPr="007D2FFF" w:rsidRDefault="00F51758" w:rsidP="00574FEC">
      <w:pPr>
        <w:pStyle w:val="Heading2"/>
        <w:rPr>
          <w:noProof/>
          <w:lang w:val="ro-RO"/>
        </w:rPr>
      </w:pPr>
      <w:bookmarkStart w:id="45" w:name="_Toc272757443"/>
      <w:bookmarkStart w:id="46" w:name="_Toc275250482"/>
      <w:bookmarkStart w:id="47" w:name="_Toc272748813"/>
      <w:r w:rsidRPr="007D2FFF">
        <w:rPr>
          <w:noProof/>
          <w:lang w:val="ro-RO"/>
        </w:rPr>
        <w:t>Agenti Boromir</w:t>
      </w:r>
      <w:bookmarkEnd w:id="45"/>
      <w:bookmarkEnd w:id="46"/>
    </w:p>
    <w:p w:rsidR="00F51758" w:rsidRDefault="00AA525E" w:rsidP="00F51758">
      <w:pPr>
        <w:rPr>
          <w:b/>
          <w:noProof/>
          <w:lang w:val="ro-RO"/>
        </w:rPr>
      </w:pPr>
      <w:r>
        <w:rPr>
          <w:b/>
          <w:noProof/>
          <w:lang w:val="ro-RO"/>
        </w:rPr>
        <w:t xml:space="preserve">Acelasi agent este </w:t>
      </w:r>
      <w:r w:rsidR="002C604B">
        <w:rPr>
          <w:b/>
          <w:noProof/>
          <w:lang w:val="ro-RO"/>
        </w:rPr>
        <w:t>definit</w:t>
      </w:r>
      <w:r>
        <w:rPr>
          <w:b/>
          <w:noProof/>
          <w:lang w:val="ro-RO"/>
        </w:rPr>
        <w:t xml:space="preserve"> in mai multe companii cu coduri diferite.</w:t>
      </w:r>
      <w:r w:rsidR="00813927">
        <w:rPr>
          <w:b/>
          <w:noProof/>
          <w:lang w:val="ro-RO"/>
        </w:rPr>
        <w:t xml:space="preserve"> – Se vor unifica in CRM</w:t>
      </w:r>
    </w:p>
    <w:p w:rsidR="00AA525E" w:rsidRDefault="00096A6B" w:rsidP="00F51758">
      <w:pPr>
        <w:rPr>
          <w:b/>
          <w:noProof/>
          <w:lang w:val="ro-RO"/>
        </w:rPr>
      </w:pPr>
      <w:r>
        <w:rPr>
          <w:b/>
          <w:noProof/>
          <w:lang w:val="ro-RO"/>
        </w:rPr>
        <w:t>Doi agenti diferiti</w:t>
      </w:r>
      <w:r w:rsidR="00AA525E">
        <w:rPr>
          <w:b/>
          <w:noProof/>
          <w:lang w:val="ro-RO"/>
        </w:rPr>
        <w:t xml:space="preserve"> </w:t>
      </w:r>
      <w:r>
        <w:rPr>
          <w:b/>
          <w:noProof/>
          <w:lang w:val="ro-RO"/>
        </w:rPr>
        <w:t>pot fi</w:t>
      </w:r>
      <w:r w:rsidR="00AA525E">
        <w:rPr>
          <w:b/>
          <w:noProof/>
          <w:lang w:val="ro-RO"/>
        </w:rPr>
        <w:t xml:space="preserve"> defi</w:t>
      </w:r>
      <w:r w:rsidR="002C604B">
        <w:rPr>
          <w:b/>
          <w:noProof/>
          <w:lang w:val="ro-RO"/>
        </w:rPr>
        <w:t>niti i</w:t>
      </w:r>
      <w:r w:rsidR="00AA525E">
        <w:rPr>
          <w:b/>
          <w:noProof/>
          <w:lang w:val="ro-RO"/>
        </w:rPr>
        <w:t>n</w:t>
      </w:r>
      <w:r w:rsidR="002C604B">
        <w:rPr>
          <w:b/>
          <w:noProof/>
          <w:lang w:val="ro-RO"/>
        </w:rPr>
        <w:t xml:space="preserve"> </w:t>
      </w:r>
      <w:r w:rsidR="00AA525E">
        <w:rPr>
          <w:b/>
          <w:noProof/>
          <w:lang w:val="ro-RO"/>
        </w:rPr>
        <w:t>doua campanii cu acelasi cod. – cod agent</w:t>
      </w:r>
      <w:r>
        <w:rPr>
          <w:b/>
          <w:noProof/>
          <w:lang w:val="ro-RO"/>
        </w:rPr>
        <w:t xml:space="preserve"> in CRM</w:t>
      </w:r>
      <w:r w:rsidR="00AA525E">
        <w:rPr>
          <w:b/>
          <w:noProof/>
          <w:lang w:val="ro-RO"/>
        </w:rPr>
        <w:t xml:space="preserve"> va fi CodCompanie+CodAgent</w:t>
      </w:r>
    </w:p>
    <w:p w:rsidR="00F23F2F" w:rsidRDefault="00F23F2F" w:rsidP="00F51758">
      <w:pPr>
        <w:rPr>
          <w:b/>
          <w:noProof/>
          <w:lang w:val="ro-RO"/>
        </w:rPr>
      </w:pPr>
      <w:r>
        <w:rPr>
          <w:b/>
          <w:noProof/>
          <w:lang w:val="ro-RO"/>
        </w:rPr>
        <w:t>Agentii si ASM sunt la comun in Scala. Diferentierea se va face in CRM.</w:t>
      </w:r>
      <w:r w:rsidR="001E0D23">
        <w:rPr>
          <w:b/>
          <w:noProof/>
          <w:lang w:val="ro-RO"/>
        </w:rPr>
        <w:t xml:space="preserve"> Toate codurile posibile din Scala vor fi preluate in CRM pentru a putea efectua rapoartele filtrate</w:t>
      </w:r>
      <w:r w:rsidR="000E1C00">
        <w:rPr>
          <w:b/>
          <w:noProof/>
          <w:lang w:val="ro-RO"/>
        </w:rPr>
        <w:t>. Zona lui poate fi suficienta.</w:t>
      </w:r>
    </w:p>
    <w:p w:rsidR="000E1C00" w:rsidRPr="007D2FFF" w:rsidRDefault="000E1C00" w:rsidP="00F51758">
      <w:pPr>
        <w:rPr>
          <w:b/>
          <w:noProof/>
          <w:lang w:val="ro-RO"/>
        </w:rPr>
      </w:pPr>
      <w:r>
        <w:rPr>
          <w:b/>
          <w:noProof/>
          <w:lang w:val="ro-RO"/>
        </w:rPr>
        <w:t>Ierarhia intre ASM si agenti se va face in CRM</w:t>
      </w:r>
    </w:p>
    <w:tbl>
      <w:tblPr>
        <w:tblW w:w="0" w:type="auto"/>
        <w:tblBorders>
          <w:top w:val="single" w:sz="8" w:space="0" w:color="C0504D"/>
          <w:left w:val="single" w:sz="8" w:space="0" w:color="C0504D"/>
          <w:bottom w:val="single" w:sz="8" w:space="0" w:color="C0504D"/>
          <w:right w:val="single" w:sz="8" w:space="0" w:color="C0504D"/>
        </w:tblBorders>
        <w:tblLook w:val="04A0"/>
      </w:tblPr>
      <w:tblGrid>
        <w:gridCol w:w="828"/>
        <w:gridCol w:w="3690"/>
        <w:gridCol w:w="5040"/>
      </w:tblGrid>
      <w:tr w:rsidR="004334D4" w:rsidRPr="002C5E06" w:rsidTr="005867FD">
        <w:trPr>
          <w:tblHeader/>
        </w:trPr>
        <w:tc>
          <w:tcPr>
            <w:tcW w:w="828" w:type="dxa"/>
            <w:shd w:val="clear" w:color="auto" w:fill="C0504D"/>
          </w:tcPr>
          <w:bookmarkEnd w:id="47"/>
          <w:p w:rsidR="004334D4" w:rsidRPr="002C5E06" w:rsidRDefault="004334D4" w:rsidP="005867FD">
            <w:pPr>
              <w:rPr>
                <w:b/>
                <w:bCs/>
                <w:noProof/>
                <w:color w:val="FFFFFF"/>
                <w:lang w:val="ro-RO"/>
              </w:rPr>
            </w:pPr>
            <w:r w:rsidRPr="002C5E06">
              <w:rPr>
                <w:b/>
                <w:bCs/>
                <w:noProof/>
                <w:color w:val="FFFFFF"/>
                <w:lang w:val="ro-RO"/>
              </w:rPr>
              <w:t>Ref</w:t>
            </w:r>
          </w:p>
        </w:tc>
        <w:tc>
          <w:tcPr>
            <w:tcW w:w="3690" w:type="dxa"/>
            <w:shd w:val="clear" w:color="auto" w:fill="C0504D"/>
          </w:tcPr>
          <w:p w:rsidR="004334D4" w:rsidRPr="002C5E06" w:rsidRDefault="004334D4" w:rsidP="005867FD">
            <w:pPr>
              <w:rPr>
                <w:b/>
                <w:bCs/>
                <w:noProof/>
                <w:color w:val="FFFFFF"/>
                <w:lang w:val="ro-RO"/>
              </w:rPr>
            </w:pPr>
            <w:r w:rsidRPr="002C5E06">
              <w:rPr>
                <w:b/>
                <w:bCs/>
                <w:noProof/>
                <w:color w:val="FFFFFF"/>
                <w:lang w:val="ro-RO"/>
              </w:rPr>
              <w:t>Nume Camp</w:t>
            </w:r>
          </w:p>
        </w:tc>
        <w:tc>
          <w:tcPr>
            <w:tcW w:w="5040" w:type="dxa"/>
            <w:shd w:val="clear" w:color="auto" w:fill="C0504D"/>
          </w:tcPr>
          <w:p w:rsidR="004334D4" w:rsidRPr="002C5E06" w:rsidRDefault="004334D4" w:rsidP="005867FD">
            <w:pPr>
              <w:rPr>
                <w:b/>
                <w:bCs/>
                <w:noProof/>
                <w:color w:val="FFFFFF"/>
                <w:lang w:val="ro-RO"/>
              </w:rPr>
            </w:pPr>
            <w:r w:rsidRPr="002C5E06">
              <w:rPr>
                <w:b/>
                <w:bCs/>
                <w:noProof/>
                <w:color w:val="FFFFFF"/>
                <w:lang w:val="ro-RO"/>
              </w:rPr>
              <w:t>Observatii</w:t>
            </w:r>
          </w:p>
        </w:tc>
      </w:tr>
      <w:tr w:rsidR="004334D4" w:rsidRPr="002C5E06" w:rsidTr="005867FD">
        <w:tc>
          <w:tcPr>
            <w:tcW w:w="828" w:type="dxa"/>
            <w:tcBorders>
              <w:top w:val="single" w:sz="8" w:space="0" w:color="C0504D"/>
              <w:left w:val="single" w:sz="8" w:space="0" w:color="C0504D"/>
              <w:bottom w:val="single" w:sz="8" w:space="0" w:color="C0504D"/>
            </w:tcBorders>
          </w:tcPr>
          <w:p w:rsidR="004334D4" w:rsidRPr="002C5E06" w:rsidRDefault="004334D4" w:rsidP="005867FD">
            <w:pPr>
              <w:numPr>
                <w:ilvl w:val="0"/>
                <w:numId w:val="9"/>
              </w:numPr>
              <w:rPr>
                <w:b/>
                <w:bCs/>
                <w:noProof/>
                <w:lang w:val="ro-RO"/>
              </w:rPr>
            </w:pPr>
          </w:p>
        </w:tc>
        <w:tc>
          <w:tcPr>
            <w:tcW w:w="3690" w:type="dxa"/>
            <w:tcBorders>
              <w:top w:val="single" w:sz="8" w:space="0" w:color="C0504D"/>
              <w:bottom w:val="single" w:sz="8" w:space="0" w:color="C0504D"/>
            </w:tcBorders>
          </w:tcPr>
          <w:p w:rsidR="004334D4" w:rsidRPr="002C5E06" w:rsidRDefault="004334D4" w:rsidP="004334D4">
            <w:pPr>
              <w:rPr>
                <w:noProof/>
                <w:lang w:val="ro-RO"/>
              </w:rPr>
            </w:pPr>
            <w:r w:rsidRPr="002C5E06">
              <w:rPr>
                <w:noProof/>
                <w:color w:val="000000"/>
                <w:lang w:val="ro-RO"/>
              </w:rPr>
              <w:t xml:space="preserve">Cod </w:t>
            </w:r>
            <w:r>
              <w:rPr>
                <w:noProof/>
                <w:color w:val="000000"/>
                <w:lang w:val="ro-RO"/>
              </w:rPr>
              <w:t>agent</w:t>
            </w:r>
          </w:p>
        </w:tc>
        <w:tc>
          <w:tcPr>
            <w:tcW w:w="5040" w:type="dxa"/>
            <w:tcBorders>
              <w:top w:val="single" w:sz="8" w:space="0" w:color="C0504D"/>
              <w:bottom w:val="single" w:sz="8" w:space="0" w:color="C0504D"/>
              <w:right w:val="single" w:sz="8" w:space="0" w:color="C0504D"/>
            </w:tcBorders>
          </w:tcPr>
          <w:p w:rsidR="004334D4" w:rsidRDefault="004334D4" w:rsidP="005867FD">
            <w:pPr>
              <w:rPr>
                <w:noProof/>
                <w:lang w:val="ro-RO"/>
              </w:rPr>
            </w:pPr>
            <w:r>
              <w:rPr>
                <w:noProof/>
                <w:lang w:val="ro-RO"/>
              </w:rPr>
              <w:t>Codul de vanzator definit in iScala (ST01)</w:t>
            </w:r>
            <w:r w:rsidR="00216055">
              <w:rPr>
                <w:noProof/>
                <w:lang w:val="ro-RO"/>
              </w:rPr>
              <w:t>.</w:t>
            </w:r>
          </w:p>
          <w:p w:rsidR="00216055" w:rsidRPr="002C5E06" w:rsidRDefault="00216055" w:rsidP="005867FD">
            <w:pPr>
              <w:rPr>
                <w:noProof/>
                <w:lang w:val="ro-RO"/>
              </w:rPr>
            </w:pPr>
            <w:r>
              <w:rPr>
                <w:noProof/>
                <w:lang w:val="ro-RO"/>
              </w:rPr>
              <w:t>Legatura cu informatiile din EMA SFA se face pe baza acestui cod.</w:t>
            </w:r>
          </w:p>
        </w:tc>
      </w:tr>
      <w:tr w:rsidR="004334D4" w:rsidRPr="002C5E06" w:rsidTr="005867FD">
        <w:tc>
          <w:tcPr>
            <w:tcW w:w="828" w:type="dxa"/>
          </w:tcPr>
          <w:p w:rsidR="004334D4" w:rsidRPr="002C5E06" w:rsidRDefault="004334D4" w:rsidP="005867FD">
            <w:pPr>
              <w:numPr>
                <w:ilvl w:val="0"/>
                <w:numId w:val="9"/>
              </w:numPr>
              <w:rPr>
                <w:b/>
                <w:bCs/>
                <w:noProof/>
                <w:lang w:val="ro-RO"/>
              </w:rPr>
            </w:pPr>
          </w:p>
        </w:tc>
        <w:tc>
          <w:tcPr>
            <w:tcW w:w="3690" w:type="dxa"/>
          </w:tcPr>
          <w:p w:rsidR="004334D4" w:rsidRPr="002C5E06" w:rsidRDefault="004334D4" w:rsidP="005867FD">
            <w:pPr>
              <w:rPr>
                <w:noProof/>
                <w:lang w:val="ro-RO"/>
              </w:rPr>
            </w:pPr>
            <w:r>
              <w:rPr>
                <w:noProof/>
                <w:color w:val="000000"/>
                <w:lang w:val="ro-RO"/>
              </w:rPr>
              <w:t>Nume agent</w:t>
            </w:r>
          </w:p>
        </w:tc>
        <w:tc>
          <w:tcPr>
            <w:tcW w:w="5040" w:type="dxa"/>
          </w:tcPr>
          <w:p w:rsidR="004334D4" w:rsidRPr="002C5E06" w:rsidRDefault="004334D4" w:rsidP="005867FD">
            <w:pPr>
              <w:rPr>
                <w:noProof/>
                <w:lang w:val="ro-RO"/>
              </w:rPr>
            </w:pPr>
            <w:r>
              <w:rPr>
                <w:noProof/>
                <w:lang w:val="ro-RO"/>
              </w:rPr>
              <w:t>Numele agentului</w:t>
            </w:r>
          </w:p>
        </w:tc>
      </w:tr>
      <w:tr w:rsidR="004334D4" w:rsidRPr="002C5E06" w:rsidTr="005867FD">
        <w:tc>
          <w:tcPr>
            <w:tcW w:w="828" w:type="dxa"/>
            <w:tcBorders>
              <w:top w:val="single" w:sz="8" w:space="0" w:color="C0504D"/>
              <w:left w:val="single" w:sz="8" w:space="0" w:color="C0504D"/>
              <w:bottom w:val="single" w:sz="8" w:space="0" w:color="C0504D"/>
            </w:tcBorders>
          </w:tcPr>
          <w:p w:rsidR="004334D4" w:rsidRPr="002C5E06" w:rsidRDefault="004334D4" w:rsidP="005867FD">
            <w:pPr>
              <w:numPr>
                <w:ilvl w:val="0"/>
                <w:numId w:val="9"/>
              </w:numPr>
              <w:rPr>
                <w:b/>
                <w:bCs/>
                <w:noProof/>
                <w:lang w:val="ro-RO"/>
              </w:rPr>
            </w:pPr>
          </w:p>
        </w:tc>
        <w:tc>
          <w:tcPr>
            <w:tcW w:w="3690" w:type="dxa"/>
            <w:tcBorders>
              <w:top w:val="single" w:sz="8" w:space="0" w:color="C0504D"/>
              <w:bottom w:val="single" w:sz="8" w:space="0" w:color="C0504D"/>
            </w:tcBorders>
          </w:tcPr>
          <w:p w:rsidR="004334D4" w:rsidRPr="002C5E06" w:rsidRDefault="004334D4" w:rsidP="005867FD">
            <w:pPr>
              <w:rPr>
                <w:noProof/>
                <w:color w:val="000000"/>
                <w:lang w:val="ro-RO"/>
              </w:rPr>
            </w:pPr>
            <w:r>
              <w:rPr>
                <w:noProof/>
                <w:color w:val="000000"/>
                <w:lang w:val="ro-RO"/>
              </w:rPr>
              <w:t>ASM</w:t>
            </w:r>
          </w:p>
        </w:tc>
        <w:tc>
          <w:tcPr>
            <w:tcW w:w="5040" w:type="dxa"/>
            <w:tcBorders>
              <w:top w:val="single" w:sz="8" w:space="0" w:color="C0504D"/>
              <w:bottom w:val="single" w:sz="8" w:space="0" w:color="C0504D"/>
              <w:right w:val="single" w:sz="8" w:space="0" w:color="C0504D"/>
            </w:tcBorders>
          </w:tcPr>
          <w:p w:rsidR="004334D4" w:rsidRPr="002C5E06" w:rsidRDefault="004334D4" w:rsidP="005867FD">
            <w:pPr>
              <w:rPr>
                <w:noProof/>
                <w:lang w:val="ro-RO"/>
              </w:rPr>
            </w:pPr>
            <w:r>
              <w:rPr>
                <w:noProof/>
                <w:lang w:val="ro-RO"/>
              </w:rPr>
              <w:t>Managerul direct (ASM)</w:t>
            </w:r>
          </w:p>
        </w:tc>
      </w:tr>
    </w:tbl>
    <w:p w:rsidR="004334D4" w:rsidRPr="007D2FFF" w:rsidRDefault="004334D4" w:rsidP="00F51758">
      <w:pPr>
        <w:rPr>
          <w:noProof/>
          <w:lang w:val="ro-RO"/>
        </w:rPr>
      </w:pPr>
    </w:p>
    <w:p w:rsidR="00F51758" w:rsidRDefault="007700FB" w:rsidP="00DA3141">
      <w:pPr>
        <w:pStyle w:val="Heading2"/>
        <w:rPr>
          <w:noProof/>
          <w:lang w:val="ro-RO"/>
        </w:rPr>
      </w:pPr>
      <w:bookmarkStart w:id="48" w:name="_Toc275250483"/>
      <w:r>
        <w:rPr>
          <w:noProof/>
          <w:lang w:val="ro-RO"/>
        </w:rPr>
        <w:t>Clientii directi</w:t>
      </w:r>
      <w:bookmarkEnd w:id="48"/>
    </w:p>
    <w:p w:rsidR="007700FB" w:rsidRDefault="007700FB" w:rsidP="007700FB">
      <w:pPr>
        <w:rPr>
          <w:lang w:val="ro-RO"/>
        </w:rPr>
      </w:pPr>
    </w:p>
    <w:p w:rsidR="007700FB" w:rsidRPr="007700FB" w:rsidRDefault="007700FB" w:rsidP="007700FB">
      <w:pPr>
        <w:rPr>
          <w:lang w:val="ro-RO"/>
        </w:rPr>
      </w:pPr>
      <w:r>
        <w:rPr>
          <w:lang w:val="ro-RO"/>
        </w:rPr>
        <w:t xml:space="preserve">Se vor prelua din cele </w:t>
      </w:r>
      <w:r w:rsidR="000E6414">
        <w:rPr>
          <w:lang w:val="ro-RO"/>
        </w:rPr>
        <w:t xml:space="preserve">4 </w:t>
      </w:r>
      <w:r>
        <w:rPr>
          <w:lang w:val="ro-RO"/>
        </w:rPr>
        <w:t>companii definite in iScala urmatoarele informatii despre clientii directi ai Boromir.</w:t>
      </w:r>
    </w:p>
    <w:p w:rsidR="00F51758" w:rsidRDefault="00F51758" w:rsidP="00F51758">
      <w:pPr>
        <w:rPr>
          <w:noProof/>
          <w:lang w:val="ro-RO"/>
        </w:rPr>
      </w:pPr>
    </w:p>
    <w:tbl>
      <w:tblPr>
        <w:tblW w:w="0" w:type="auto"/>
        <w:tblBorders>
          <w:top w:val="single" w:sz="8" w:space="0" w:color="C0504D"/>
          <w:left w:val="single" w:sz="8" w:space="0" w:color="C0504D"/>
          <w:bottom w:val="single" w:sz="8" w:space="0" w:color="C0504D"/>
          <w:right w:val="single" w:sz="8" w:space="0" w:color="C0504D"/>
        </w:tblBorders>
        <w:tblLook w:val="04A0"/>
      </w:tblPr>
      <w:tblGrid>
        <w:gridCol w:w="828"/>
        <w:gridCol w:w="3690"/>
        <w:gridCol w:w="5040"/>
      </w:tblGrid>
      <w:tr w:rsidR="00F82491" w:rsidRPr="002C5E06" w:rsidTr="002C5E06">
        <w:trPr>
          <w:tblHeader/>
        </w:trPr>
        <w:tc>
          <w:tcPr>
            <w:tcW w:w="828" w:type="dxa"/>
            <w:shd w:val="clear" w:color="auto" w:fill="C0504D"/>
          </w:tcPr>
          <w:p w:rsidR="007700FB" w:rsidRPr="002C5E06" w:rsidRDefault="007700FB" w:rsidP="00F51758">
            <w:pPr>
              <w:rPr>
                <w:b/>
                <w:bCs/>
                <w:noProof/>
                <w:color w:val="FFFFFF"/>
                <w:lang w:val="ro-RO"/>
              </w:rPr>
            </w:pPr>
            <w:r w:rsidRPr="002C5E06">
              <w:rPr>
                <w:b/>
                <w:bCs/>
                <w:noProof/>
                <w:color w:val="FFFFFF"/>
                <w:lang w:val="ro-RO"/>
              </w:rPr>
              <w:t>Ref</w:t>
            </w:r>
          </w:p>
        </w:tc>
        <w:tc>
          <w:tcPr>
            <w:tcW w:w="3690" w:type="dxa"/>
            <w:shd w:val="clear" w:color="auto" w:fill="C0504D"/>
          </w:tcPr>
          <w:p w:rsidR="007700FB" w:rsidRPr="002C5E06" w:rsidRDefault="007700FB" w:rsidP="00F51758">
            <w:pPr>
              <w:rPr>
                <w:b/>
                <w:bCs/>
                <w:noProof/>
                <w:color w:val="FFFFFF"/>
                <w:lang w:val="ro-RO"/>
              </w:rPr>
            </w:pPr>
            <w:r w:rsidRPr="002C5E06">
              <w:rPr>
                <w:b/>
                <w:bCs/>
                <w:noProof/>
                <w:color w:val="FFFFFF"/>
                <w:lang w:val="ro-RO"/>
              </w:rPr>
              <w:t>Nume Camp</w:t>
            </w:r>
          </w:p>
        </w:tc>
        <w:tc>
          <w:tcPr>
            <w:tcW w:w="5040" w:type="dxa"/>
            <w:shd w:val="clear" w:color="auto" w:fill="C0504D"/>
          </w:tcPr>
          <w:p w:rsidR="007700FB" w:rsidRPr="002C5E06" w:rsidRDefault="007700FB" w:rsidP="00F51758">
            <w:pPr>
              <w:rPr>
                <w:b/>
                <w:bCs/>
                <w:noProof/>
                <w:color w:val="FFFFFF"/>
                <w:lang w:val="ro-RO"/>
              </w:rPr>
            </w:pPr>
            <w:r w:rsidRPr="002C5E06">
              <w:rPr>
                <w:b/>
                <w:bCs/>
                <w:noProof/>
                <w:color w:val="FFFFFF"/>
                <w:lang w:val="ro-RO"/>
              </w:rPr>
              <w:t>Observatii</w:t>
            </w:r>
          </w:p>
        </w:tc>
      </w:tr>
      <w:tr w:rsidR="00F82491" w:rsidRPr="002C5E06" w:rsidTr="002C5E06">
        <w:tc>
          <w:tcPr>
            <w:tcW w:w="828" w:type="dxa"/>
            <w:tcBorders>
              <w:top w:val="single" w:sz="8" w:space="0" w:color="C0504D"/>
              <w:left w:val="single" w:sz="8" w:space="0" w:color="C0504D"/>
              <w:bottom w:val="single" w:sz="8" w:space="0" w:color="C0504D"/>
            </w:tcBorders>
          </w:tcPr>
          <w:p w:rsidR="007700FB" w:rsidRPr="002C5E06" w:rsidRDefault="007700FB" w:rsidP="005867FD">
            <w:pPr>
              <w:numPr>
                <w:ilvl w:val="0"/>
                <w:numId w:val="25"/>
              </w:numPr>
              <w:rPr>
                <w:b/>
                <w:bCs/>
                <w:noProof/>
                <w:lang w:val="ro-RO"/>
              </w:rPr>
            </w:pPr>
          </w:p>
        </w:tc>
        <w:tc>
          <w:tcPr>
            <w:tcW w:w="3690" w:type="dxa"/>
            <w:tcBorders>
              <w:top w:val="single" w:sz="8" w:space="0" w:color="C0504D"/>
              <w:bottom w:val="single" w:sz="8" w:space="0" w:color="C0504D"/>
            </w:tcBorders>
          </w:tcPr>
          <w:p w:rsidR="007700FB" w:rsidRPr="002C5E06" w:rsidRDefault="007700FB" w:rsidP="00F51758">
            <w:pPr>
              <w:rPr>
                <w:noProof/>
                <w:lang w:val="ro-RO"/>
              </w:rPr>
            </w:pPr>
            <w:r w:rsidRPr="002C5E06">
              <w:rPr>
                <w:noProof/>
                <w:color w:val="000000"/>
                <w:lang w:val="ro-RO"/>
              </w:rPr>
              <w:t>Cod client</w:t>
            </w:r>
          </w:p>
        </w:tc>
        <w:tc>
          <w:tcPr>
            <w:tcW w:w="5040" w:type="dxa"/>
            <w:tcBorders>
              <w:top w:val="single" w:sz="8" w:space="0" w:color="C0504D"/>
              <w:bottom w:val="single" w:sz="8" w:space="0" w:color="C0504D"/>
              <w:right w:val="single" w:sz="8" w:space="0" w:color="C0504D"/>
            </w:tcBorders>
          </w:tcPr>
          <w:p w:rsidR="007700FB" w:rsidRPr="002C5E06" w:rsidRDefault="007700FB" w:rsidP="00F51758">
            <w:pPr>
              <w:rPr>
                <w:noProof/>
                <w:lang w:val="ro-RO"/>
              </w:rPr>
            </w:pPr>
          </w:p>
        </w:tc>
      </w:tr>
      <w:tr w:rsidR="00F84E4F" w:rsidRPr="002C5E06" w:rsidTr="002C5E06">
        <w:tc>
          <w:tcPr>
            <w:tcW w:w="828" w:type="dxa"/>
          </w:tcPr>
          <w:p w:rsidR="007700FB" w:rsidRPr="002C5E06" w:rsidRDefault="007700FB" w:rsidP="005867FD">
            <w:pPr>
              <w:numPr>
                <w:ilvl w:val="0"/>
                <w:numId w:val="25"/>
              </w:numPr>
              <w:rPr>
                <w:b/>
                <w:bCs/>
                <w:noProof/>
                <w:lang w:val="ro-RO"/>
              </w:rPr>
            </w:pPr>
          </w:p>
        </w:tc>
        <w:tc>
          <w:tcPr>
            <w:tcW w:w="3690" w:type="dxa"/>
          </w:tcPr>
          <w:p w:rsidR="007700FB" w:rsidRPr="002C5E06" w:rsidRDefault="007700FB" w:rsidP="00F51758">
            <w:pPr>
              <w:rPr>
                <w:noProof/>
                <w:lang w:val="ro-RO"/>
              </w:rPr>
            </w:pPr>
            <w:r w:rsidRPr="002C5E06">
              <w:rPr>
                <w:noProof/>
                <w:color w:val="000000"/>
                <w:lang w:val="ro-RO"/>
              </w:rPr>
              <w:t>Cod fiscal</w:t>
            </w:r>
          </w:p>
        </w:tc>
        <w:tc>
          <w:tcPr>
            <w:tcW w:w="5040" w:type="dxa"/>
          </w:tcPr>
          <w:p w:rsidR="007700FB" w:rsidRPr="002C5E06" w:rsidRDefault="007700FB" w:rsidP="00F51758">
            <w:pPr>
              <w:rPr>
                <w:noProof/>
                <w:lang w:val="ro-RO"/>
              </w:rPr>
            </w:pPr>
          </w:p>
        </w:tc>
      </w:tr>
      <w:tr w:rsidR="00F82491" w:rsidRPr="002C5E06" w:rsidTr="002C5E06">
        <w:tc>
          <w:tcPr>
            <w:tcW w:w="828" w:type="dxa"/>
            <w:tcBorders>
              <w:top w:val="single" w:sz="8" w:space="0" w:color="C0504D"/>
              <w:left w:val="single" w:sz="8" w:space="0" w:color="C0504D"/>
              <w:bottom w:val="single" w:sz="8" w:space="0" w:color="C0504D"/>
            </w:tcBorders>
          </w:tcPr>
          <w:p w:rsidR="007700FB" w:rsidRPr="002C5E06" w:rsidRDefault="007700FB" w:rsidP="005867FD">
            <w:pPr>
              <w:numPr>
                <w:ilvl w:val="0"/>
                <w:numId w:val="25"/>
              </w:numPr>
              <w:rPr>
                <w:b/>
                <w:bCs/>
                <w:noProof/>
                <w:lang w:val="ro-RO"/>
              </w:rPr>
            </w:pPr>
          </w:p>
        </w:tc>
        <w:tc>
          <w:tcPr>
            <w:tcW w:w="3690" w:type="dxa"/>
            <w:tcBorders>
              <w:top w:val="single" w:sz="8" w:space="0" w:color="C0504D"/>
              <w:bottom w:val="single" w:sz="8" w:space="0" w:color="C0504D"/>
            </w:tcBorders>
          </w:tcPr>
          <w:p w:rsidR="007700FB" w:rsidRPr="002C5E06" w:rsidRDefault="007700FB" w:rsidP="00F51758">
            <w:pPr>
              <w:rPr>
                <w:noProof/>
                <w:color w:val="000000"/>
                <w:lang w:val="ro-RO"/>
              </w:rPr>
            </w:pPr>
            <w:r w:rsidRPr="002C5E06">
              <w:rPr>
                <w:noProof/>
                <w:color w:val="000000"/>
                <w:lang w:val="ro-RO"/>
              </w:rPr>
              <w:t>Nume complet</w:t>
            </w:r>
          </w:p>
        </w:tc>
        <w:tc>
          <w:tcPr>
            <w:tcW w:w="5040" w:type="dxa"/>
            <w:tcBorders>
              <w:top w:val="single" w:sz="8" w:space="0" w:color="C0504D"/>
              <w:bottom w:val="single" w:sz="8" w:space="0" w:color="C0504D"/>
              <w:right w:val="single" w:sz="8" w:space="0" w:color="C0504D"/>
            </w:tcBorders>
          </w:tcPr>
          <w:p w:rsidR="007700FB" w:rsidRPr="002C5E06" w:rsidRDefault="007700FB" w:rsidP="00F51758">
            <w:pPr>
              <w:rPr>
                <w:noProof/>
                <w:lang w:val="ro-RO"/>
              </w:rPr>
            </w:pPr>
          </w:p>
        </w:tc>
      </w:tr>
      <w:tr w:rsidR="00F82491" w:rsidRPr="002C5E06" w:rsidTr="002C5E06">
        <w:tc>
          <w:tcPr>
            <w:tcW w:w="828" w:type="dxa"/>
          </w:tcPr>
          <w:p w:rsidR="007700FB" w:rsidRPr="002C5E06" w:rsidRDefault="007700FB" w:rsidP="005867FD">
            <w:pPr>
              <w:numPr>
                <w:ilvl w:val="0"/>
                <w:numId w:val="25"/>
              </w:numPr>
              <w:rPr>
                <w:b/>
                <w:bCs/>
                <w:noProof/>
                <w:lang w:val="ro-RO"/>
              </w:rPr>
            </w:pPr>
          </w:p>
        </w:tc>
        <w:tc>
          <w:tcPr>
            <w:tcW w:w="3690" w:type="dxa"/>
          </w:tcPr>
          <w:p w:rsidR="007700FB" w:rsidRPr="002C5E06" w:rsidRDefault="007700FB" w:rsidP="00F51758">
            <w:pPr>
              <w:rPr>
                <w:noProof/>
                <w:color w:val="000000"/>
                <w:lang w:val="ro-RO"/>
              </w:rPr>
            </w:pPr>
            <w:r w:rsidRPr="002C5E06">
              <w:rPr>
                <w:noProof/>
                <w:color w:val="000000"/>
                <w:lang w:val="ro-RO"/>
              </w:rPr>
              <w:t>Adresa</w:t>
            </w:r>
          </w:p>
        </w:tc>
        <w:tc>
          <w:tcPr>
            <w:tcW w:w="5040" w:type="dxa"/>
          </w:tcPr>
          <w:p w:rsidR="007700FB" w:rsidRPr="002C5E06" w:rsidRDefault="007700FB" w:rsidP="00F51758">
            <w:pPr>
              <w:rPr>
                <w:noProof/>
                <w:lang w:val="ro-RO"/>
              </w:rPr>
            </w:pPr>
            <w:r w:rsidRPr="002C5E06">
              <w:rPr>
                <w:noProof/>
                <w:lang w:val="ro-RO"/>
              </w:rPr>
              <w:t>Se vor prelua campurile Adresa 1, ..., Adresa 4</w:t>
            </w:r>
          </w:p>
        </w:tc>
      </w:tr>
      <w:tr w:rsidR="00F82491" w:rsidRPr="002C5E06" w:rsidTr="002C5E06">
        <w:tc>
          <w:tcPr>
            <w:tcW w:w="828" w:type="dxa"/>
            <w:tcBorders>
              <w:top w:val="single" w:sz="8" w:space="0" w:color="C0504D"/>
              <w:left w:val="single" w:sz="8" w:space="0" w:color="C0504D"/>
              <w:bottom w:val="single" w:sz="8" w:space="0" w:color="C0504D"/>
            </w:tcBorders>
          </w:tcPr>
          <w:p w:rsidR="007700FB" w:rsidRPr="002C5E06" w:rsidRDefault="007700FB" w:rsidP="005867FD">
            <w:pPr>
              <w:numPr>
                <w:ilvl w:val="0"/>
                <w:numId w:val="25"/>
              </w:numPr>
              <w:rPr>
                <w:b/>
                <w:bCs/>
                <w:noProof/>
                <w:lang w:val="ro-RO"/>
              </w:rPr>
            </w:pPr>
          </w:p>
        </w:tc>
        <w:tc>
          <w:tcPr>
            <w:tcW w:w="3690" w:type="dxa"/>
            <w:tcBorders>
              <w:top w:val="single" w:sz="8" w:space="0" w:color="C0504D"/>
              <w:bottom w:val="single" w:sz="8" w:space="0" w:color="C0504D"/>
            </w:tcBorders>
          </w:tcPr>
          <w:p w:rsidR="007700FB" w:rsidRPr="002C5E06" w:rsidRDefault="007700FB" w:rsidP="00F51758">
            <w:pPr>
              <w:rPr>
                <w:noProof/>
                <w:color w:val="000000"/>
                <w:lang w:val="ro-RO"/>
              </w:rPr>
            </w:pPr>
            <w:r w:rsidRPr="002C5E06">
              <w:rPr>
                <w:noProof/>
                <w:color w:val="000000"/>
                <w:lang w:val="ro-RO"/>
              </w:rPr>
              <w:t>Referinta 1 (Contact1)</w:t>
            </w:r>
          </w:p>
        </w:tc>
        <w:tc>
          <w:tcPr>
            <w:tcW w:w="5040" w:type="dxa"/>
            <w:tcBorders>
              <w:top w:val="single" w:sz="8" w:space="0" w:color="C0504D"/>
              <w:bottom w:val="single" w:sz="8" w:space="0" w:color="C0504D"/>
              <w:right w:val="single" w:sz="8" w:space="0" w:color="C0504D"/>
            </w:tcBorders>
          </w:tcPr>
          <w:p w:rsidR="007700FB" w:rsidRPr="002C5E06" w:rsidRDefault="007700FB" w:rsidP="00F51758">
            <w:pPr>
              <w:rPr>
                <w:noProof/>
                <w:lang w:val="ro-RO"/>
              </w:rPr>
            </w:pPr>
          </w:p>
        </w:tc>
      </w:tr>
      <w:tr w:rsidR="00F82491" w:rsidRPr="002C5E06" w:rsidTr="002C5E06">
        <w:tc>
          <w:tcPr>
            <w:tcW w:w="828" w:type="dxa"/>
          </w:tcPr>
          <w:p w:rsidR="007700FB" w:rsidRPr="002C5E06" w:rsidRDefault="007700FB" w:rsidP="005867FD">
            <w:pPr>
              <w:numPr>
                <w:ilvl w:val="0"/>
                <w:numId w:val="25"/>
              </w:numPr>
              <w:rPr>
                <w:b/>
                <w:bCs/>
                <w:noProof/>
                <w:lang w:val="ro-RO"/>
              </w:rPr>
            </w:pPr>
          </w:p>
        </w:tc>
        <w:tc>
          <w:tcPr>
            <w:tcW w:w="3690" w:type="dxa"/>
          </w:tcPr>
          <w:p w:rsidR="007700FB" w:rsidRPr="002C5E06" w:rsidRDefault="007700FB" w:rsidP="00F51758">
            <w:pPr>
              <w:rPr>
                <w:noProof/>
                <w:color w:val="000000"/>
                <w:lang w:val="ro-RO"/>
              </w:rPr>
            </w:pPr>
            <w:r w:rsidRPr="002C5E06">
              <w:rPr>
                <w:noProof/>
                <w:color w:val="000000"/>
                <w:lang w:val="ro-RO"/>
              </w:rPr>
              <w:t>Referinta 2 (Contact2)</w:t>
            </w:r>
          </w:p>
        </w:tc>
        <w:tc>
          <w:tcPr>
            <w:tcW w:w="5040" w:type="dxa"/>
          </w:tcPr>
          <w:p w:rsidR="007700FB" w:rsidRPr="002C5E06" w:rsidRDefault="007700FB" w:rsidP="00F51758">
            <w:pPr>
              <w:rPr>
                <w:noProof/>
                <w:lang w:val="ro-RO"/>
              </w:rPr>
            </w:pPr>
          </w:p>
        </w:tc>
      </w:tr>
      <w:tr w:rsidR="00F82491" w:rsidRPr="002C5E06" w:rsidTr="002C5E06">
        <w:tc>
          <w:tcPr>
            <w:tcW w:w="828" w:type="dxa"/>
            <w:tcBorders>
              <w:top w:val="single" w:sz="8" w:space="0" w:color="C0504D"/>
              <w:left w:val="single" w:sz="8" w:space="0" w:color="C0504D"/>
              <w:bottom w:val="single" w:sz="8" w:space="0" w:color="C0504D"/>
            </w:tcBorders>
          </w:tcPr>
          <w:p w:rsidR="007700FB" w:rsidRPr="002C5E06" w:rsidRDefault="007700FB" w:rsidP="005867FD">
            <w:pPr>
              <w:numPr>
                <w:ilvl w:val="0"/>
                <w:numId w:val="25"/>
              </w:numPr>
              <w:rPr>
                <w:b/>
                <w:bCs/>
                <w:noProof/>
                <w:lang w:val="ro-RO"/>
              </w:rPr>
            </w:pPr>
          </w:p>
        </w:tc>
        <w:tc>
          <w:tcPr>
            <w:tcW w:w="3690" w:type="dxa"/>
            <w:tcBorders>
              <w:top w:val="single" w:sz="8" w:space="0" w:color="C0504D"/>
              <w:bottom w:val="single" w:sz="8" w:space="0" w:color="C0504D"/>
            </w:tcBorders>
          </w:tcPr>
          <w:p w:rsidR="007700FB" w:rsidRPr="002C5E06" w:rsidRDefault="007700FB" w:rsidP="00F51758">
            <w:pPr>
              <w:rPr>
                <w:noProof/>
                <w:color w:val="000000"/>
                <w:lang w:val="ro-RO"/>
              </w:rPr>
            </w:pPr>
            <w:r w:rsidRPr="002C5E06">
              <w:rPr>
                <w:noProof/>
                <w:color w:val="000000"/>
                <w:lang w:val="ro-RO"/>
              </w:rPr>
              <w:t>Telefon</w:t>
            </w:r>
          </w:p>
        </w:tc>
        <w:tc>
          <w:tcPr>
            <w:tcW w:w="5040" w:type="dxa"/>
            <w:tcBorders>
              <w:top w:val="single" w:sz="8" w:space="0" w:color="C0504D"/>
              <w:bottom w:val="single" w:sz="8" w:space="0" w:color="C0504D"/>
              <w:right w:val="single" w:sz="8" w:space="0" w:color="C0504D"/>
            </w:tcBorders>
          </w:tcPr>
          <w:p w:rsidR="007700FB" w:rsidRPr="002C5E06" w:rsidRDefault="007700FB" w:rsidP="00F51758">
            <w:pPr>
              <w:rPr>
                <w:noProof/>
                <w:lang w:val="ro-RO"/>
              </w:rPr>
            </w:pPr>
          </w:p>
        </w:tc>
      </w:tr>
      <w:tr w:rsidR="00F82491" w:rsidRPr="002C5E06" w:rsidTr="002C5E06">
        <w:tc>
          <w:tcPr>
            <w:tcW w:w="828" w:type="dxa"/>
          </w:tcPr>
          <w:p w:rsidR="007700FB" w:rsidRPr="002C5E06" w:rsidRDefault="007700FB" w:rsidP="005867FD">
            <w:pPr>
              <w:numPr>
                <w:ilvl w:val="0"/>
                <w:numId w:val="25"/>
              </w:numPr>
              <w:rPr>
                <w:b/>
                <w:bCs/>
                <w:noProof/>
                <w:lang w:val="ro-RO"/>
              </w:rPr>
            </w:pPr>
          </w:p>
        </w:tc>
        <w:tc>
          <w:tcPr>
            <w:tcW w:w="3690" w:type="dxa"/>
          </w:tcPr>
          <w:p w:rsidR="007700FB" w:rsidRPr="002C5E06" w:rsidRDefault="007700FB" w:rsidP="00F51758">
            <w:pPr>
              <w:rPr>
                <w:noProof/>
                <w:color w:val="000000"/>
                <w:lang w:val="ro-RO"/>
              </w:rPr>
            </w:pPr>
            <w:r w:rsidRPr="002C5E06">
              <w:rPr>
                <w:noProof/>
                <w:color w:val="000000"/>
                <w:lang w:val="ro-RO"/>
              </w:rPr>
              <w:t>Telex</w:t>
            </w:r>
          </w:p>
        </w:tc>
        <w:tc>
          <w:tcPr>
            <w:tcW w:w="5040" w:type="dxa"/>
          </w:tcPr>
          <w:p w:rsidR="007700FB" w:rsidRPr="002C5E06" w:rsidRDefault="007700FB" w:rsidP="00F51758">
            <w:pPr>
              <w:rPr>
                <w:noProof/>
                <w:lang w:val="ro-RO"/>
              </w:rPr>
            </w:pPr>
          </w:p>
        </w:tc>
      </w:tr>
      <w:tr w:rsidR="00F82491" w:rsidRPr="002C5E06" w:rsidTr="002C5E06">
        <w:tc>
          <w:tcPr>
            <w:tcW w:w="828" w:type="dxa"/>
            <w:tcBorders>
              <w:top w:val="single" w:sz="8" w:space="0" w:color="C0504D"/>
              <w:left w:val="single" w:sz="8" w:space="0" w:color="C0504D"/>
              <w:bottom w:val="single" w:sz="8" w:space="0" w:color="C0504D"/>
            </w:tcBorders>
          </w:tcPr>
          <w:p w:rsidR="007700FB" w:rsidRPr="002C5E06" w:rsidRDefault="007700FB" w:rsidP="005867FD">
            <w:pPr>
              <w:numPr>
                <w:ilvl w:val="0"/>
                <w:numId w:val="25"/>
              </w:numPr>
              <w:rPr>
                <w:b/>
                <w:bCs/>
                <w:noProof/>
                <w:lang w:val="ro-RO"/>
              </w:rPr>
            </w:pPr>
          </w:p>
        </w:tc>
        <w:tc>
          <w:tcPr>
            <w:tcW w:w="3690" w:type="dxa"/>
            <w:tcBorders>
              <w:top w:val="single" w:sz="8" w:space="0" w:color="C0504D"/>
              <w:bottom w:val="single" w:sz="8" w:space="0" w:color="C0504D"/>
            </w:tcBorders>
          </w:tcPr>
          <w:p w:rsidR="007700FB" w:rsidRPr="002C5E06" w:rsidRDefault="007700FB" w:rsidP="00F51758">
            <w:pPr>
              <w:rPr>
                <w:noProof/>
                <w:color w:val="000000"/>
                <w:lang w:val="ro-RO"/>
              </w:rPr>
            </w:pPr>
            <w:r w:rsidRPr="002C5E06">
              <w:rPr>
                <w:noProof/>
                <w:color w:val="000000"/>
                <w:lang w:val="ro-RO"/>
              </w:rPr>
              <w:t>Fax</w:t>
            </w:r>
          </w:p>
        </w:tc>
        <w:tc>
          <w:tcPr>
            <w:tcW w:w="5040" w:type="dxa"/>
            <w:tcBorders>
              <w:top w:val="single" w:sz="8" w:space="0" w:color="C0504D"/>
              <w:bottom w:val="single" w:sz="8" w:space="0" w:color="C0504D"/>
              <w:right w:val="single" w:sz="8" w:space="0" w:color="C0504D"/>
            </w:tcBorders>
          </w:tcPr>
          <w:p w:rsidR="007700FB" w:rsidRPr="002C5E06" w:rsidRDefault="007700FB" w:rsidP="00F51758">
            <w:pPr>
              <w:rPr>
                <w:noProof/>
                <w:lang w:val="ro-RO"/>
              </w:rPr>
            </w:pPr>
          </w:p>
        </w:tc>
      </w:tr>
      <w:tr w:rsidR="00F82491" w:rsidRPr="002C5E06" w:rsidTr="002C5E06">
        <w:tc>
          <w:tcPr>
            <w:tcW w:w="828" w:type="dxa"/>
          </w:tcPr>
          <w:p w:rsidR="007700FB" w:rsidRPr="002C5E06" w:rsidRDefault="007700FB" w:rsidP="005867FD">
            <w:pPr>
              <w:numPr>
                <w:ilvl w:val="0"/>
                <w:numId w:val="25"/>
              </w:numPr>
              <w:rPr>
                <w:b/>
                <w:bCs/>
                <w:noProof/>
                <w:lang w:val="ro-RO"/>
              </w:rPr>
            </w:pPr>
          </w:p>
        </w:tc>
        <w:tc>
          <w:tcPr>
            <w:tcW w:w="3690" w:type="dxa"/>
          </w:tcPr>
          <w:p w:rsidR="007700FB" w:rsidRPr="002C5E06" w:rsidRDefault="00F84E4F" w:rsidP="00F51758">
            <w:pPr>
              <w:rPr>
                <w:noProof/>
                <w:color w:val="000000"/>
                <w:lang w:val="ro-RO"/>
              </w:rPr>
            </w:pPr>
            <w:r w:rsidRPr="002C5E06">
              <w:rPr>
                <w:noProof/>
                <w:color w:val="000000"/>
                <w:lang w:val="ro-RO"/>
              </w:rPr>
              <w:t>Adresa(adresele) de Livrare</w:t>
            </w:r>
          </w:p>
        </w:tc>
        <w:tc>
          <w:tcPr>
            <w:tcW w:w="5040" w:type="dxa"/>
          </w:tcPr>
          <w:p w:rsidR="007700FB" w:rsidRPr="002C5E06" w:rsidRDefault="00F84E4F" w:rsidP="004539B7">
            <w:pPr>
              <w:rPr>
                <w:noProof/>
                <w:lang w:val="ro-RO"/>
              </w:rPr>
            </w:pPr>
            <w:r w:rsidRPr="002C5E06">
              <w:rPr>
                <w:noProof/>
                <w:lang w:val="ro-RO"/>
              </w:rPr>
              <w:t>Pentru clientii de tip Key Accounts se vor importa adresele de livrare (definite in SL14)</w:t>
            </w:r>
            <w:r w:rsidR="004539B7" w:rsidRPr="002C5E06">
              <w:rPr>
                <w:noProof/>
                <w:lang w:val="ro-RO"/>
              </w:rPr>
              <w:t xml:space="preserve"> pentru vizualizarea informatiilor legate de punctele de lucru.</w:t>
            </w:r>
          </w:p>
          <w:p w:rsidR="004539B7" w:rsidRDefault="004539B7" w:rsidP="004539B7">
            <w:pPr>
              <w:rPr>
                <w:noProof/>
                <w:lang w:val="ro-RO"/>
              </w:rPr>
            </w:pPr>
            <w:r w:rsidRPr="00E23784">
              <w:rPr>
                <w:noProof/>
                <w:highlight w:val="yellow"/>
                <w:lang w:val="ro-RO"/>
              </w:rPr>
              <w:lastRenderedPageBreak/>
              <w:t>Atentie: Vanzarile la KA</w:t>
            </w:r>
            <w:r w:rsidR="0098242D" w:rsidRPr="00E23784">
              <w:rPr>
                <w:noProof/>
                <w:highlight w:val="yellow"/>
                <w:lang w:val="ro-RO"/>
              </w:rPr>
              <w:t>M</w:t>
            </w:r>
            <w:r w:rsidRPr="00E23784">
              <w:rPr>
                <w:noProof/>
                <w:highlight w:val="yellow"/>
                <w:lang w:val="ro-RO"/>
              </w:rPr>
              <w:t xml:space="preserve"> sunt corelate de punctele de lucru!</w:t>
            </w:r>
            <w:r w:rsidR="00A5026C" w:rsidRPr="00E23784">
              <w:rPr>
                <w:noProof/>
                <w:highlight w:val="yellow"/>
                <w:lang w:val="ro-RO"/>
              </w:rPr>
              <w:t xml:space="preserve"> (adresele de livrare)</w:t>
            </w:r>
            <w:r w:rsidR="00E23784" w:rsidRPr="00E23784">
              <w:rPr>
                <w:noProof/>
                <w:highlight w:val="yellow"/>
                <w:lang w:val="ro-RO"/>
              </w:rPr>
              <w:t>; sunt stocate informatiile din OR22 pe acelasi sistem de codificare ca in SL14?</w:t>
            </w:r>
          </w:p>
          <w:p w:rsidR="0003457F" w:rsidRPr="002C5E06" w:rsidRDefault="008637E3" w:rsidP="00671676">
            <w:pPr>
              <w:rPr>
                <w:noProof/>
                <w:lang w:val="ro-RO"/>
              </w:rPr>
            </w:pPr>
            <w:r>
              <w:rPr>
                <w:noProof/>
                <w:lang w:val="ro-RO"/>
              </w:rPr>
              <w:t>N</w:t>
            </w:r>
            <w:r w:rsidR="0003457F">
              <w:rPr>
                <w:noProof/>
                <w:lang w:val="ro-RO"/>
              </w:rPr>
              <w:t>u exista posibilitatea de a modifica locatia la momentul vanzarii.</w:t>
            </w:r>
          </w:p>
        </w:tc>
      </w:tr>
      <w:tr w:rsidR="00F82491" w:rsidRPr="002C5E06" w:rsidTr="002C5E06">
        <w:tc>
          <w:tcPr>
            <w:tcW w:w="828" w:type="dxa"/>
            <w:tcBorders>
              <w:top w:val="single" w:sz="8" w:space="0" w:color="C0504D"/>
              <w:left w:val="single" w:sz="8" w:space="0" w:color="C0504D"/>
              <w:bottom w:val="single" w:sz="8" w:space="0" w:color="C0504D"/>
            </w:tcBorders>
          </w:tcPr>
          <w:p w:rsidR="00F84E4F" w:rsidRPr="002C5E06" w:rsidRDefault="00F84E4F" w:rsidP="005867FD">
            <w:pPr>
              <w:numPr>
                <w:ilvl w:val="0"/>
                <w:numId w:val="25"/>
              </w:numPr>
              <w:rPr>
                <w:b/>
                <w:bCs/>
                <w:noProof/>
                <w:lang w:val="ro-RO"/>
              </w:rPr>
            </w:pPr>
          </w:p>
        </w:tc>
        <w:tc>
          <w:tcPr>
            <w:tcW w:w="3690" w:type="dxa"/>
            <w:tcBorders>
              <w:top w:val="single" w:sz="8" w:space="0" w:color="C0504D"/>
              <w:bottom w:val="single" w:sz="8" w:space="0" w:color="C0504D"/>
            </w:tcBorders>
          </w:tcPr>
          <w:p w:rsidR="00F84E4F" w:rsidRPr="002C5E06" w:rsidRDefault="00013013" w:rsidP="00F51758">
            <w:pPr>
              <w:rPr>
                <w:noProof/>
                <w:color w:val="000000"/>
                <w:lang w:val="ro-RO"/>
              </w:rPr>
            </w:pPr>
            <w:r w:rsidRPr="002C5E06">
              <w:rPr>
                <w:noProof/>
                <w:color w:val="000000"/>
                <w:lang w:val="ro-RO"/>
              </w:rPr>
              <w:t>Limita de creditare</w:t>
            </w:r>
          </w:p>
        </w:tc>
        <w:tc>
          <w:tcPr>
            <w:tcW w:w="5040" w:type="dxa"/>
            <w:tcBorders>
              <w:top w:val="single" w:sz="8" w:space="0" w:color="C0504D"/>
              <w:bottom w:val="single" w:sz="8" w:space="0" w:color="C0504D"/>
              <w:right w:val="single" w:sz="8" w:space="0" w:color="C0504D"/>
            </w:tcBorders>
          </w:tcPr>
          <w:p w:rsidR="00F84E4F" w:rsidRPr="002C5E06" w:rsidRDefault="00F84E4F" w:rsidP="00F51758">
            <w:pPr>
              <w:rPr>
                <w:noProof/>
                <w:lang w:val="ro-RO"/>
              </w:rPr>
            </w:pPr>
          </w:p>
        </w:tc>
      </w:tr>
      <w:tr w:rsidR="00013013" w:rsidRPr="002C5E06" w:rsidTr="002C5E06">
        <w:tc>
          <w:tcPr>
            <w:tcW w:w="828" w:type="dxa"/>
          </w:tcPr>
          <w:p w:rsidR="00013013" w:rsidRPr="002C5E06" w:rsidRDefault="00013013" w:rsidP="005867FD">
            <w:pPr>
              <w:numPr>
                <w:ilvl w:val="0"/>
                <w:numId w:val="25"/>
              </w:numPr>
              <w:rPr>
                <w:b/>
                <w:bCs/>
                <w:noProof/>
                <w:lang w:val="ro-RO"/>
              </w:rPr>
            </w:pPr>
          </w:p>
        </w:tc>
        <w:tc>
          <w:tcPr>
            <w:tcW w:w="3690" w:type="dxa"/>
          </w:tcPr>
          <w:p w:rsidR="00013013" w:rsidRPr="002C5E06" w:rsidRDefault="00013013" w:rsidP="00F51758">
            <w:pPr>
              <w:rPr>
                <w:noProof/>
                <w:color w:val="000000"/>
                <w:lang w:val="ro-RO"/>
              </w:rPr>
            </w:pPr>
            <w:r w:rsidRPr="002C5E06">
              <w:rPr>
                <w:noProof/>
                <w:color w:val="000000"/>
                <w:lang w:val="ro-RO"/>
              </w:rPr>
              <w:t>Credit maxim</w:t>
            </w:r>
          </w:p>
        </w:tc>
        <w:tc>
          <w:tcPr>
            <w:tcW w:w="5040" w:type="dxa"/>
          </w:tcPr>
          <w:p w:rsidR="00013013" w:rsidRPr="002C5E06" w:rsidRDefault="00013013" w:rsidP="00F51758">
            <w:pPr>
              <w:rPr>
                <w:noProof/>
                <w:lang w:val="ro-RO"/>
              </w:rPr>
            </w:pPr>
          </w:p>
        </w:tc>
      </w:tr>
      <w:tr w:rsidR="00F82491" w:rsidRPr="002C5E06" w:rsidTr="002C5E06">
        <w:tc>
          <w:tcPr>
            <w:tcW w:w="828" w:type="dxa"/>
            <w:tcBorders>
              <w:top w:val="single" w:sz="8" w:space="0" w:color="C0504D"/>
              <w:left w:val="single" w:sz="8" w:space="0" w:color="C0504D"/>
              <w:bottom w:val="single" w:sz="8" w:space="0" w:color="C0504D"/>
            </w:tcBorders>
          </w:tcPr>
          <w:p w:rsidR="00013013" w:rsidRPr="002C5E06" w:rsidRDefault="00013013" w:rsidP="005867FD">
            <w:pPr>
              <w:numPr>
                <w:ilvl w:val="0"/>
                <w:numId w:val="25"/>
              </w:numPr>
              <w:rPr>
                <w:b/>
                <w:bCs/>
                <w:noProof/>
                <w:lang w:val="ro-RO"/>
              </w:rPr>
            </w:pPr>
          </w:p>
        </w:tc>
        <w:tc>
          <w:tcPr>
            <w:tcW w:w="3690" w:type="dxa"/>
            <w:tcBorders>
              <w:top w:val="single" w:sz="8" w:space="0" w:color="C0504D"/>
              <w:bottom w:val="single" w:sz="8" w:space="0" w:color="C0504D"/>
            </w:tcBorders>
          </w:tcPr>
          <w:p w:rsidR="00013013" w:rsidRPr="002C5E06" w:rsidRDefault="00013013" w:rsidP="00F51758">
            <w:pPr>
              <w:rPr>
                <w:noProof/>
                <w:color w:val="000000"/>
                <w:lang w:val="ro-RO"/>
              </w:rPr>
            </w:pPr>
            <w:r w:rsidRPr="002C5E06">
              <w:rPr>
                <w:noProof/>
                <w:color w:val="000000"/>
                <w:lang w:val="ro-RO"/>
              </w:rPr>
              <w:t>Blocare livrare</w:t>
            </w:r>
          </w:p>
        </w:tc>
        <w:tc>
          <w:tcPr>
            <w:tcW w:w="5040" w:type="dxa"/>
            <w:tcBorders>
              <w:top w:val="single" w:sz="8" w:space="0" w:color="C0504D"/>
              <w:bottom w:val="single" w:sz="8" w:space="0" w:color="C0504D"/>
              <w:right w:val="single" w:sz="8" w:space="0" w:color="C0504D"/>
            </w:tcBorders>
          </w:tcPr>
          <w:p w:rsidR="00013013" w:rsidRPr="002C5E06" w:rsidRDefault="00013013" w:rsidP="00F51758">
            <w:pPr>
              <w:rPr>
                <w:noProof/>
                <w:lang w:val="ro-RO"/>
              </w:rPr>
            </w:pPr>
          </w:p>
        </w:tc>
      </w:tr>
      <w:tr w:rsidR="00013013" w:rsidRPr="002C5E06" w:rsidTr="002C5E06">
        <w:tc>
          <w:tcPr>
            <w:tcW w:w="828" w:type="dxa"/>
          </w:tcPr>
          <w:p w:rsidR="00013013" w:rsidRPr="002C5E06" w:rsidRDefault="00013013" w:rsidP="005867FD">
            <w:pPr>
              <w:numPr>
                <w:ilvl w:val="0"/>
                <w:numId w:val="25"/>
              </w:numPr>
              <w:rPr>
                <w:b/>
                <w:bCs/>
                <w:noProof/>
                <w:lang w:val="ro-RO"/>
              </w:rPr>
            </w:pPr>
          </w:p>
        </w:tc>
        <w:tc>
          <w:tcPr>
            <w:tcW w:w="3690" w:type="dxa"/>
          </w:tcPr>
          <w:p w:rsidR="00013013" w:rsidRPr="002C5E06" w:rsidRDefault="00013013" w:rsidP="00013013">
            <w:pPr>
              <w:rPr>
                <w:noProof/>
                <w:color w:val="000000"/>
                <w:lang w:val="ro-RO"/>
              </w:rPr>
            </w:pPr>
            <w:r w:rsidRPr="002C5E06">
              <w:rPr>
                <w:noProof/>
                <w:color w:val="000000"/>
                <w:lang w:val="ro-RO"/>
              </w:rPr>
              <w:t>Conditii de plata</w:t>
            </w:r>
            <w:r w:rsidR="00096A6B">
              <w:rPr>
                <w:noProof/>
                <w:color w:val="000000"/>
                <w:lang w:val="ro-RO"/>
              </w:rPr>
              <w:t xml:space="preserve"> (Termen de Plata)</w:t>
            </w:r>
          </w:p>
        </w:tc>
        <w:tc>
          <w:tcPr>
            <w:tcW w:w="5040" w:type="dxa"/>
          </w:tcPr>
          <w:p w:rsidR="00013013" w:rsidRPr="002C5E06" w:rsidRDefault="00013013" w:rsidP="00F51758">
            <w:pPr>
              <w:rPr>
                <w:noProof/>
                <w:lang w:val="ro-RO"/>
              </w:rPr>
            </w:pPr>
            <w:r w:rsidRPr="002C5E06">
              <w:rPr>
                <w:noProof/>
                <w:lang w:val="ro-RO"/>
              </w:rPr>
              <w:t xml:space="preserve">Lista de valori este definita in </w:t>
            </w:r>
            <w:r w:rsidRPr="002C5E06">
              <w:rPr>
                <w:noProof/>
                <w:color w:val="000000"/>
                <w:lang w:val="ro-RO"/>
              </w:rPr>
              <w:t>SY24</w:t>
            </w:r>
          </w:p>
        </w:tc>
      </w:tr>
      <w:tr w:rsidR="00F82491" w:rsidRPr="002C5E06" w:rsidTr="002C5E06">
        <w:tc>
          <w:tcPr>
            <w:tcW w:w="828" w:type="dxa"/>
            <w:tcBorders>
              <w:top w:val="single" w:sz="8" w:space="0" w:color="C0504D"/>
              <w:left w:val="single" w:sz="8" w:space="0" w:color="C0504D"/>
              <w:bottom w:val="single" w:sz="8" w:space="0" w:color="C0504D"/>
            </w:tcBorders>
          </w:tcPr>
          <w:p w:rsidR="002C5E06" w:rsidRPr="002C5E06" w:rsidRDefault="002C5E06" w:rsidP="005867FD">
            <w:pPr>
              <w:numPr>
                <w:ilvl w:val="0"/>
                <w:numId w:val="25"/>
              </w:numPr>
              <w:rPr>
                <w:b/>
                <w:bCs/>
                <w:noProof/>
                <w:lang w:val="ro-RO"/>
              </w:rPr>
            </w:pPr>
          </w:p>
        </w:tc>
        <w:tc>
          <w:tcPr>
            <w:tcW w:w="3690" w:type="dxa"/>
            <w:tcBorders>
              <w:top w:val="single" w:sz="8" w:space="0" w:color="C0504D"/>
              <w:bottom w:val="single" w:sz="8" w:space="0" w:color="C0504D"/>
            </w:tcBorders>
          </w:tcPr>
          <w:p w:rsidR="002C5E06" w:rsidRPr="002C5E06" w:rsidRDefault="002C5E06" w:rsidP="002C5E06">
            <w:pPr>
              <w:rPr>
                <w:noProof/>
                <w:color w:val="000000"/>
                <w:lang w:val="ro-RO"/>
              </w:rPr>
            </w:pPr>
            <w:r w:rsidRPr="002C5E06">
              <w:rPr>
                <w:noProof/>
                <w:color w:val="000000"/>
                <w:lang w:val="ro-RO"/>
              </w:rPr>
              <w:t>Numar Registrul Comertului</w:t>
            </w:r>
          </w:p>
        </w:tc>
        <w:tc>
          <w:tcPr>
            <w:tcW w:w="5040" w:type="dxa"/>
            <w:tcBorders>
              <w:top w:val="single" w:sz="8" w:space="0" w:color="C0504D"/>
              <w:bottom w:val="single" w:sz="8" w:space="0" w:color="C0504D"/>
              <w:right w:val="single" w:sz="8" w:space="0" w:color="C0504D"/>
            </w:tcBorders>
          </w:tcPr>
          <w:p w:rsidR="002C5E06" w:rsidRPr="002C5E06" w:rsidRDefault="002C5E06" w:rsidP="00F51758">
            <w:pPr>
              <w:rPr>
                <w:noProof/>
                <w:lang w:val="ro-RO"/>
              </w:rPr>
            </w:pPr>
          </w:p>
        </w:tc>
      </w:tr>
      <w:tr w:rsidR="002C5E06" w:rsidRPr="002C5E06" w:rsidTr="002C5E06">
        <w:tc>
          <w:tcPr>
            <w:tcW w:w="828" w:type="dxa"/>
          </w:tcPr>
          <w:p w:rsidR="002C5E06" w:rsidRPr="002C5E06" w:rsidRDefault="002C5E06" w:rsidP="005867FD">
            <w:pPr>
              <w:numPr>
                <w:ilvl w:val="0"/>
                <w:numId w:val="25"/>
              </w:numPr>
              <w:rPr>
                <w:b/>
                <w:bCs/>
                <w:noProof/>
                <w:lang w:val="ro-RO"/>
              </w:rPr>
            </w:pPr>
          </w:p>
        </w:tc>
        <w:tc>
          <w:tcPr>
            <w:tcW w:w="3690" w:type="dxa"/>
          </w:tcPr>
          <w:p w:rsidR="002C5E06" w:rsidRPr="002C5E06" w:rsidRDefault="002C5E06" w:rsidP="002C5E06">
            <w:pPr>
              <w:rPr>
                <w:noProof/>
                <w:color w:val="000000"/>
                <w:lang w:val="ro-RO"/>
              </w:rPr>
            </w:pPr>
            <w:r w:rsidRPr="002C5E06">
              <w:rPr>
                <w:noProof/>
                <w:color w:val="000000"/>
                <w:lang w:val="ro-RO"/>
              </w:rPr>
              <w:t>Categorie</w:t>
            </w:r>
          </w:p>
        </w:tc>
        <w:tc>
          <w:tcPr>
            <w:tcW w:w="5040" w:type="dxa"/>
          </w:tcPr>
          <w:p w:rsidR="002C5E06" w:rsidRPr="002C5E06" w:rsidRDefault="002C5E06" w:rsidP="006D2DF3">
            <w:pPr>
              <w:rPr>
                <w:noProof/>
                <w:lang w:val="ro-RO"/>
              </w:rPr>
            </w:pPr>
            <w:r w:rsidRPr="002C5E06">
              <w:rPr>
                <w:noProof/>
                <w:lang w:val="ro-RO"/>
              </w:rPr>
              <w:t xml:space="preserve">Lista de valori este definita in </w:t>
            </w:r>
            <w:r w:rsidRPr="002C5E06">
              <w:rPr>
                <w:noProof/>
                <w:color w:val="000000"/>
                <w:lang w:val="ro-RO"/>
              </w:rPr>
              <w:t>SY24</w:t>
            </w:r>
          </w:p>
        </w:tc>
      </w:tr>
      <w:tr w:rsidR="00F82491" w:rsidRPr="002C5E06" w:rsidTr="002C5E06">
        <w:tc>
          <w:tcPr>
            <w:tcW w:w="828" w:type="dxa"/>
            <w:tcBorders>
              <w:top w:val="single" w:sz="8" w:space="0" w:color="C0504D"/>
              <w:left w:val="single" w:sz="8" w:space="0" w:color="C0504D"/>
              <w:bottom w:val="single" w:sz="8" w:space="0" w:color="C0504D"/>
            </w:tcBorders>
          </w:tcPr>
          <w:p w:rsidR="002C5E06" w:rsidRPr="002C5E06" w:rsidRDefault="002C5E06" w:rsidP="005867FD">
            <w:pPr>
              <w:numPr>
                <w:ilvl w:val="0"/>
                <w:numId w:val="25"/>
              </w:numPr>
              <w:rPr>
                <w:b/>
                <w:bCs/>
                <w:noProof/>
                <w:lang w:val="ro-RO"/>
              </w:rPr>
            </w:pPr>
          </w:p>
        </w:tc>
        <w:tc>
          <w:tcPr>
            <w:tcW w:w="3690" w:type="dxa"/>
            <w:tcBorders>
              <w:top w:val="single" w:sz="8" w:space="0" w:color="C0504D"/>
              <w:bottom w:val="single" w:sz="8" w:space="0" w:color="C0504D"/>
            </w:tcBorders>
          </w:tcPr>
          <w:p w:rsidR="002C5E06" w:rsidRPr="002C5E06" w:rsidRDefault="002C5E06" w:rsidP="002C5E06">
            <w:pPr>
              <w:rPr>
                <w:noProof/>
                <w:color w:val="000000"/>
                <w:lang w:val="ro-RO"/>
              </w:rPr>
            </w:pPr>
            <w:r w:rsidRPr="002C5E06">
              <w:rPr>
                <w:noProof/>
                <w:color w:val="000000"/>
                <w:lang w:val="ro-RO"/>
              </w:rPr>
              <w:t>Judet</w:t>
            </w:r>
          </w:p>
        </w:tc>
        <w:tc>
          <w:tcPr>
            <w:tcW w:w="5040" w:type="dxa"/>
            <w:tcBorders>
              <w:top w:val="single" w:sz="8" w:space="0" w:color="C0504D"/>
              <w:bottom w:val="single" w:sz="8" w:space="0" w:color="C0504D"/>
              <w:right w:val="single" w:sz="8" w:space="0" w:color="C0504D"/>
            </w:tcBorders>
          </w:tcPr>
          <w:p w:rsidR="002C5E06" w:rsidRPr="002C5E06" w:rsidRDefault="002C5E06" w:rsidP="006D2DF3">
            <w:pPr>
              <w:rPr>
                <w:noProof/>
                <w:lang w:val="ro-RO"/>
              </w:rPr>
            </w:pPr>
            <w:r w:rsidRPr="002C5E06">
              <w:rPr>
                <w:noProof/>
                <w:lang w:val="ro-RO"/>
              </w:rPr>
              <w:t xml:space="preserve">Lista de valori este definita in </w:t>
            </w:r>
            <w:r w:rsidRPr="002C5E06">
              <w:rPr>
                <w:noProof/>
                <w:color w:val="000000"/>
                <w:lang w:val="ro-RO"/>
              </w:rPr>
              <w:t>SY24</w:t>
            </w:r>
          </w:p>
        </w:tc>
      </w:tr>
      <w:tr w:rsidR="002C5E06" w:rsidRPr="002C5E06" w:rsidTr="002C5E06">
        <w:tc>
          <w:tcPr>
            <w:tcW w:w="828" w:type="dxa"/>
          </w:tcPr>
          <w:p w:rsidR="002C5E06" w:rsidRPr="002C5E06" w:rsidRDefault="002C5E06" w:rsidP="005867FD">
            <w:pPr>
              <w:numPr>
                <w:ilvl w:val="0"/>
                <w:numId w:val="25"/>
              </w:numPr>
              <w:rPr>
                <w:b/>
                <w:bCs/>
                <w:noProof/>
                <w:lang w:val="ro-RO"/>
              </w:rPr>
            </w:pPr>
          </w:p>
        </w:tc>
        <w:tc>
          <w:tcPr>
            <w:tcW w:w="3690" w:type="dxa"/>
          </w:tcPr>
          <w:p w:rsidR="002C5E06" w:rsidRPr="002C5E06" w:rsidRDefault="002C5E06" w:rsidP="002C5E06">
            <w:pPr>
              <w:rPr>
                <w:noProof/>
                <w:color w:val="000000"/>
                <w:lang w:val="ro-RO"/>
              </w:rPr>
            </w:pPr>
            <w:r w:rsidRPr="002C5E06">
              <w:rPr>
                <w:noProof/>
                <w:color w:val="000000"/>
                <w:lang w:val="ro-RO"/>
              </w:rPr>
              <w:t>Zona Reclama</w:t>
            </w:r>
          </w:p>
        </w:tc>
        <w:tc>
          <w:tcPr>
            <w:tcW w:w="5040" w:type="dxa"/>
          </w:tcPr>
          <w:p w:rsidR="002C5E06" w:rsidRPr="002C5E06" w:rsidRDefault="002C5E06" w:rsidP="006D2DF3">
            <w:pPr>
              <w:rPr>
                <w:noProof/>
                <w:lang w:val="ro-RO"/>
              </w:rPr>
            </w:pPr>
            <w:r w:rsidRPr="002C5E06">
              <w:rPr>
                <w:noProof/>
                <w:lang w:val="ro-RO"/>
              </w:rPr>
              <w:t xml:space="preserve">Lista de valori este definita in </w:t>
            </w:r>
            <w:r w:rsidRPr="002C5E06">
              <w:rPr>
                <w:noProof/>
                <w:color w:val="000000"/>
                <w:lang w:val="ro-RO"/>
              </w:rPr>
              <w:t>SY24</w:t>
            </w:r>
          </w:p>
        </w:tc>
      </w:tr>
      <w:tr w:rsidR="00A5204E" w:rsidRPr="002C5E06" w:rsidTr="002C5E06">
        <w:tc>
          <w:tcPr>
            <w:tcW w:w="828" w:type="dxa"/>
            <w:tcBorders>
              <w:top w:val="single" w:sz="8" w:space="0" w:color="C0504D"/>
              <w:left w:val="single" w:sz="8" w:space="0" w:color="C0504D"/>
              <w:bottom w:val="single" w:sz="8" w:space="0" w:color="C0504D"/>
            </w:tcBorders>
          </w:tcPr>
          <w:p w:rsidR="00A5204E" w:rsidRPr="002C5E06" w:rsidRDefault="00A5204E" w:rsidP="005867FD">
            <w:pPr>
              <w:numPr>
                <w:ilvl w:val="0"/>
                <w:numId w:val="25"/>
              </w:numPr>
              <w:rPr>
                <w:b/>
                <w:bCs/>
                <w:noProof/>
                <w:lang w:val="ro-RO"/>
              </w:rPr>
            </w:pPr>
          </w:p>
        </w:tc>
        <w:tc>
          <w:tcPr>
            <w:tcW w:w="3690" w:type="dxa"/>
            <w:tcBorders>
              <w:top w:val="single" w:sz="8" w:space="0" w:color="C0504D"/>
              <w:bottom w:val="single" w:sz="8" w:space="0" w:color="C0504D"/>
            </w:tcBorders>
          </w:tcPr>
          <w:p w:rsidR="00A5204E" w:rsidRPr="002C5E06" w:rsidRDefault="00A5204E" w:rsidP="00A5204E">
            <w:pPr>
              <w:rPr>
                <w:noProof/>
                <w:color w:val="000000"/>
                <w:lang w:val="ro-RO"/>
              </w:rPr>
            </w:pPr>
            <w:r w:rsidRPr="007D2FFF">
              <w:rPr>
                <w:noProof/>
                <w:color w:val="000000"/>
                <w:lang w:val="ro-RO"/>
              </w:rPr>
              <w:t xml:space="preserve">Cod </w:t>
            </w:r>
            <w:r>
              <w:rPr>
                <w:noProof/>
                <w:color w:val="000000"/>
                <w:lang w:val="ro-RO"/>
              </w:rPr>
              <w:t>Z</w:t>
            </w:r>
            <w:r w:rsidRPr="007D2FFF">
              <w:rPr>
                <w:noProof/>
                <w:color w:val="000000"/>
                <w:lang w:val="ro-RO"/>
              </w:rPr>
              <w:t>on</w:t>
            </w:r>
            <w:r>
              <w:rPr>
                <w:noProof/>
                <w:color w:val="000000"/>
                <w:lang w:val="ro-RO"/>
              </w:rPr>
              <w:t>a</w:t>
            </w:r>
          </w:p>
        </w:tc>
        <w:tc>
          <w:tcPr>
            <w:tcW w:w="5040" w:type="dxa"/>
            <w:tcBorders>
              <w:top w:val="single" w:sz="8" w:space="0" w:color="C0504D"/>
              <w:bottom w:val="single" w:sz="8" w:space="0" w:color="C0504D"/>
              <w:right w:val="single" w:sz="8" w:space="0" w:color="C0504D"/>
            </w:tcBorders>
          </w:tcPr>
          <w:p w:rsidR="00A5204E" w:rsidRPr="002C5E06" w:rsidRDefault="00A5204E" w:rsidP="006D2DF3">
            <w:pPr>
              <w:rPr>
                <w:noProof/>
                <w:lang w:val="ro-RO"/>
              </w:rPr>
            </w:pPr>
            <w:r w:rsidRPr="002C5E06">
              <w:rPr>
                <w:noProof/>
                <w:lang w:val="ro-RO"/>
              </w:rPr>
              <w:t xml:space="preserve">Lista de valori este definita in </w:t>
            </w:r>
            <w:r w:rsidRPr="002C5E06">
              <w:rPr>
                <w:noProof/>
                <w:color w:val="000000"/>
                <w:lang w:val="ro-RO"/>
              </w:rPr>
              <w:t>SY24</w:t>
            </w:r>
            <w:r>
              <w:rPr>
                <w:noProof/>
                <w:color w:val="000000"/>
                <w:lang w:val="ro-RO"/>
              </w:rPr>
              <w:t>. Regiunile</w:t>
            </w:r>
          </w:p>
        </w:tc>
      </w:tr>
      <w:tr w:rsidR="00A5204E" w:rsidRPr="002C5E06" w:rsidTr="002C5E06">
        <w:tc>
          <w:tcPr>
            <w:tcW w:w="828" w:type="dxa"/>
            <w:tcBorders>
              <w:top w:val="single" w:sz="8" w:space="0" w:color="C0504D"/>
              <w:left w:val="single" w:sz="8" w:space="0" w:color="C0504D"/>
              <w:bottom w:val="single" w:sz="8" w:space="0" w:color="C0504D"/>
            </w:tcBorders>
          </w:tcPr>
          <w:p w:rsidR="00A5204E" w:rsidRPr="002C5E06" w:rsidRDefault="00A5204E" w:rsidP="005867FD">
            <w:pPr>
              <w:numPr>
                <w:ilvl w:val="0"/>
                <w:numId w:val="25"/>
              </w:numPr>
              <w:rPr>
                <w:b/>
                <w:bCs/>
                <w:noProof/>
                <w:lang w:val="ro-RO"/>
              </w:rPr>
            </w:pPr>
          </w:p>
        </w:tc>
        <w:tc>
          <w:tcPr>
            <w:tcW w:w="3690" w:type="dxa"/>
            <w:tcBorders>
              <w:top w:val="single" w:sz="8" w:space="0" w:color="C0504D"/>
              <w:bottom w:val="single" w:sz="8" w:space="0" w:color="C0504D"/>
            </w:tcBorders>
          </w:tcPr>
          <w:p w:rsidR="00A5204E" w:rsidRPr="007D2FFF" w:rsidRDefault="00A5204E" w:rsidP="00A5204E">
            <w:pPr>
              <w:rPr>
                <w:noProof/>
                <w:color w:val="000000"/>
                <w:lang w:val="ro-RO"/>
              </w:rPr>
            </w:pPr>
            <w:r w:rsidRPr="007D2FFF">
              <w:rPr>
                <w:noProof/>
                <w:color w:val="000000"/>
                <w:lang w:val="ro-RO"/>
              </w:rPr>
              <w:t>Uzante de plata</w:t>
            </w:r>
          </w:p>
        </w:tc>
        <w:tc>
          <w:tcPr>
            <w:tcW w:w="5040" w:type="dxa"/>
            <w:tcBorders>
              <w:top w:val="single" w:sz="8" w:space="0" w:color="C0504D"/>
              <w:bottom w:val="single" w:sz="8" w:space="0" w:color="C0504D"/>
              <w:right w:val="single" w:sz="8" w:space="0" w:color="C0504D"/>
            </w:tcBorders>
          </w:tcPr>
          <w:p w:rsidR="00A5204E" w:rsidRPr="002C5E06" w:rsidRDefault="00A5204E" w:rsidP="006D2DF3">
            <w:pPr>
              <w:rPr>
                <w:noProof/>
                <w:lang w:val="ro-RO"/>
              </w:rPr>
            </w:pPr>
          </w:p>
        </w:tc>
      </w:tr>
      <w:tr w:rsidR="00A5204E" w:rsidRPr="002C5E06" w:rsidTr="002C5E06">
        <w:tc>
          <w:tcPr>
            <w:tcW w:w="828" w:type="dxa"/>
            <w:tcBorders>
              <w:top w:val="single" w:sz="8" w:space="0" w:color="C0504D"/>
              <w:left w:val="single" w:sz="8" w:space="0" w:color="C0504D"/>
              <w:bottom w:val="single" w:sz="8" w:space="0" w:color="C0504D"/>
            </w:tcBorders>
          </w:tcPr>
          <w:p w:rsidR="00A5204E" w:rsidRPr="002C5E06" w:rsidRDefault="00A5204E" w:rsidP="005867FD">
            <w:pPr>
              <w:numPr>
                <w:ilvl w:val="0"/>
                <w:numId w:val="25"/>
              </w:numPr>
              <w:rPr>
                <w:b/>
                <w:bCs/>
                <w:noProof/>
                <w:lang w:val="ro-RO"/>
              </w:rPr>
            </w:pPr>
          </w:p>
        </w:tc>
        <w:tc>
          <w:tcPr>
            <w:tcW w:w="3690" w:type="dxa"/>
            <w:tcBorders>
              <w:top w:val="single" w:sz="8" w:space="0" w:color="C0504D"/>
              <w:bottom w:val="single" w:sz="8" w:space="0" w:color="C0504D"/>
            </w:tcBorders>
          </w:tcPr>
          <w:p w:rsidR="00A5204E" w:rsidRPr="007D2FFF" w:rsidRDefault="00A5204E" w:rsidP="00A5204E">
            <w:pPr>
              <w:rPr>
                <w:noProof/>
                <w:color w:val="000000"/>
                <w:lang w:val="ro-RO"/>
              </w:rPr>
            </w:pPr>
            <w:r w:rsidRPr="007D2FFF">
              <w:rPr>
                <w:noProof/>
                <w:color w:val="000000"/>
                <w:lang w:val="ro-RO"/>
              </w:rPr>
              <w:t>Cod deviza</w:t>
            </w:r>
          </w:p>
        </w:tc>
        <w:tc>
          <w:tcPr>
            <w:tcW w:w="5040" w:type="dxa"/>
            <w:tcBorders>
              <w:top w:val="single" w:sz="8" w:space="0" w:color="C0504D"/>
              <w:bottom w:val="single" w:sz="8" w:space="0" w:color="C0504D"/>
              <w:right w:val="single" w:sz="8" w:space="0" w:color="C0504D"/>
            </w:tcBorders>
          </w:tcPr>
          <w:p w:rsidR="00A5204E" w:rsidRPr="002C5E06" w:rsidRDefault="00A5204E" w:rsidP="006D2DF3">
            <w:pPr>
              <w:rPr>
                <w:noProof/>
                <w:lang w:val="ro-RO"/>
              </w:rPr>
            </w:pPr>
          </w:p>
        </w:tc>
      </w:tr>
    </w:tbl>
    <w:p w:rsidR="00690337" w:rsidRPr="007D2FFF" w:rsidRDefault="00690337" w:rsidP="00F51758">
      <w:pPr>
        <w:rPr>
          <w:noProof/>
          <w:lang w:val="ro-RO"/>
        </w:rPr>
      </w:pPr>
    </w:p>
    <w:p w:rsidR="007F17B5" w:rsidRPr="007D2FFF" w:rsidRDefault="00F51758" w:rsidP="00F51758">
      <w:pPr>
        <w:rPr>
          <w:noProof/>
          <w:lang w:val="ro-RO"/>
        </w:rPr>
      </w:pPr>
      <w:r w:rsidRPr="007D2FFF">
        <w:rPr>
          <w:noProof/>
          <w:color w:val="000000"/>
          <w:lang w:val="ro-RO"/>
        </w:rPr>
        <w:tab/>
      </w:r>
      <w:r w:rsidRPr="007D2FFF">
        <w:rPr>
          <w:noProof/>
          <w:color w:val="000000"/>
          <w:lang w:val="ro-RO"/>
        </w:rPr>
        <w:tab/>
      </w:r>
      <w:r w:rsidRPr="007D2FFF">
        <w:rPr>
          <w:noProof/>
          <w:color w:val="000000"/>
          <w:lang w:val="ro-RO"/>
        </w:rPr>
        <w:tab/>
      </w:r>
    </w:p>
    <w:p w:rsidR="00F51758" w:rsidRPr="007D2FFF" w:rsidRDefault="00F51758" w:rsidP="00DA3141">
      <w:pPr>
        <w:pStyle w:val="Heading2"/>
        <w:rPr>
          <w:noProof/>
          <w:lang w:val="ro-RO"/>
        </w:rPr>
      </w:pPr>
      <w:bookmarkStart w:id="49" w:name="_Toc272757445"/>
      <w:bookmarkStart w:id="50" w:name="_Toc275250484"/>
      <w:r w:rsidRPr="007D2FFF">
        <w:rPr>
          <w:noProof/>
          <w:lang w:val="ro-RO"/>
        </w:rPr>
        <w:t>Produse Boromir (SKU)</w:t>
      </w:r>
      <w:bookmarkEnd w:id="49"/>
      <w:bookmarkEnd w:id="50"/>
    </w:p>
    <w:p w:rsidR="00F51758" w:rsidRPr="007D2FFF" w:rsidRDefault="00F51758" w:rsidP="00F51758">
      <w:pPr>
        <w:rPr>
          <w:noProof/>
          <w:lang w:val="ro-RO"/>
        </w:rPr>
      </w:pPr>
    </w:p>
    <w:p w:rsidR="00F51758" w:rsidRPr="00733735" w:rsidRDefault="00F51758" w:rsidP="00F51758">
      <w:pPr>
        <w:rPr>
          <w:b/>
          <w:noProof/>
          <w:lang w:val="ro-RO"/>
        </w:rPr>
      </w:pPr>
      <w:r w:rsidRPr="00733735">
        <w:rPr>
          <w:b/>
          <w:noProof/>
          <w:lang w:val="ro-RO"/>
        </w:rPr>
        <w:t xml:space="preserve">Codurile pentru acelasi produs </w:t>
      </w:r>
      <w:r w:rsidR="00733735">
        <w:rPr>
          <w:b/>
          <w:noProof/>
          <w:lang w:val="ro-RO"/>
        </w:rPr>
        <w:t xml:space="preserve">pot </w:t>
      </w:r>
      <w:r w:rsidRPr="00733735">
        <w:rPr>
          <w:b/>
          <w:noProof/>
          <w:lang w:val="ro-RO"/>
        </w:rPr>
        <w:t>difer</w:t>
      </w:r>
      <w:r w:rsidR="00733735">
        <w:rPr>
          <w:b/>
          <w:noProof/>
          <w:lang w:val="ro-RO"/>
        </w:rPr>
        <w:t>i</w:t>
      </w:r>
      <w:r w:rsidRPr="00733735">
        <w:rPr>
          <w:b/>
          <w:noProof/>
          <w:lang w:val="ro-RO"/>
        </w:rPr>
        <w:t xml:space="preserve"> de la o companie la alta</w:t>
      </w:r>
      <w:r w:rsidR="00733735" w:rsidRPr="00733735">
        <w:rPr>
          <w:b/>
          <w:noProof/>
          <w:lang w:val="ro-RO"/>
        </w:rPr>
        <w:t>.</w:t>
      </w:r>
    </w:p>
    <w:p w:rsidR="00F51758" w:rsidRPr="007D2FFF" w:rsidRDefault="00F51758" w:rsidP="00F51758">
      <w:pPr>
        <w:rPr>
          <w:noProof/>
          <w:lang w:val="ro-RO"/>
        </w:rPr>
      </w:pPr>
      <w:r w:rsidRPr="007D2FFF">
        <w:rPr>
          <w:noProof/>
          <w:lang w:val="ro-RO"/>
        </w:rPr>
        <w:t xml:space="preserve">Se </w:t>
      </w:r>
      <w:r w:rsidR="00733735">
        <w:rPr>
          <w:noProof/>
          <w:lang w:val="ro-RO"/>
        </w:rPr>
        <w:t>vor</w:t>
      </w:r>
      <w:r w:rsidRPr="007D2FFF">
        <w:rPr>
          <w:noProof/>
          <w:lang w:val="ro-RO"/>
        </w:rPr>
        <w:t xml:space="preserve"> unifica produsele dupa codurile EAN</w:t>
      </w:r>
      <w:r w:rsidR="00733735">
        <w:rPr>
          <w:noProof/>
          <w:lang w:val="ro-RO"/>
        </w:rPr>
        <w:t>.</w:t>
      </w:r>
      <w:r w:rsidRPr="007D2FFF">
        <w:rPr>
          <w:noProof/>
          <w:lang w:val="ro-RO"/>
        </w:rPr>
        <w:t xml:space="preserve"> </w:t>
      </w:r>
    </w:p>
    <w:p w:rsidR="00F51758" w:rsidRPr="007D2FFF" w:rsidRDefault="00F51758" w:rsidP="00F51758">
      <w:pPr>
        <w:rPr>
          <w:noProof/>
          <w:lang w:val="ro-RO"/>
        </w:rPr>
      </w:pPr>
      <w:r w:rsidRPr="007D2FFF">
        <w:rPr>
          <w:noProof/>
          <w:lang w:val="ro-RO"/>
        </w:rPr>
        <w:t>Ierarhia pe grupe de produse se</w:t>
      </w:r>
      <w:r w:rsidR="00B57946">
        <w:rPr>
          <w:noProof/>
          <w:lang w:val="ro-RO"/>
        </w:rPr>
        <w:t xml:space="preserve"> poate</w:t>
      </w:r>
      <w:r w:rsidRPr="007D2FFF">
        <w:rPr>
          <w:noProof/>
          <w:lang w:val="ro-RO"/>
        </w:rPr>
        <w:t xml:space="preserve"> face in </w:t>
      </w:r>
      <w:r w:rsidR="00B57946">
        <w:rPr>
          <w:noProof/>
          <w:lang w:val="ro-RO"/>
        </w:rPr>
        <w:t xml:space="preserve">Scala sau in </w:t>
      </w:r>
      <w:r w:rsidRPr="007D2FFF">
        <w:rPr>
          <w:noProof/>
          <w:lang w:val="ro-RO"/>
        </w:rPr>
        <w:t>CRM cl</w:t>
      </w:r>
      <w:r w:rsidR="00B57946">
        <w:rPr>
          <w:noProof/>
          <w:lang w:val="ro-RO"/>
        </w:rPr>
        <w:t>a</w:t>
      </w:r>
      <w:r w:rsidRPr="007D2FFF">
        <w:rPr>
          <w:noProof/>
          <w:lang w:val="ro-RO"/>
        </w:rPr>
        <w:t>sificand codurile EAN</w:t>
      </w:r>
      <w:r w:rsidR="00B57946">
        <w:rPr>
          <w:noProof/>
          <w:lang w:val="ro-RO"/>
        </w:rPr>
        <w:t xml:space="preserve">. Vezi  </w:t>
      </w:r>
      <w:hyperlink w:anchor="_Unificarea_produselor_din" w:history="1">
        <w:r w:rsidR="00B57946" w:rsidRPr="00733735">
          <w:rPr>
            <w:rStyle w:val="Hyperlink"/>
            <w:noProof/>
            <w:lang w:val="ro-RO"/>
          </w:rPr>
          <w:t>capitolul 3.2</w:t>
        </w:r>
      </w:hyperlink>
    </w:p>
    <w:p w:rsidR="00F51758" w:rsidRDefault="00F51758" w:rsidP="00F51758">
      <w:pPr>
        <w:rPr>
          <w:noProof/>
          <w:lang w:val="ro-RO"/>
        </w:rPr>
      </w:pPr>
    </w:p>
    <w:tbl>
      <w:tblPr>
        <w:tblW w:w="0" w:type="auto"/>
        <w:tblBorders>
          <w:top w:val="single" w:sz="8" w:space="0" w:color="C0504D"/>
          <w:left w:val="single" w:sz="8" w:space="0" w:color="C0504D"/>
          <w:bottom w:val="single" w:sz="8" w:space="0" w:color="C0504D"/>
          <w:right w:val="single" w:sz="8" w:space="0" w:color="C0504D"/>
        </w:tblBorders>
        <w:tblLook w:val="04A0"/>
      </w:tblPr>
      <w:tblGrid>
        <w:gridCol w:w="828"/>
        <w:gridCol w:w="3690"/>
        <w:gridCol w:w="5265"/>
      </w:tblGrid>
      <w:tr w:rsidR="002B3102" w:rsidRPr="00965A39" w:rsidTr="00580A57">
        <w:trPr>
          <w:tblHeader/>
        </w:trPr>
        <w:tc>
          <w:tcPr>
            <w:tcW w:w="828" w:type="dxa"/>
            <w:shd w:val="clear" w:color="auto" w:fill="C0504D"/>
          </w:tcPr>
          <w:p w:rsidR="00965A39" w:rsidRPr="00965A39" w:rsidRDefault="00965A39" w:rsidP="00F51758">
            <w:pPr>
              <w:rPr>
                <w:b/>
                <w:bCs/>
                <w:noProof/>
                <w:color w:val="FFFFFF"/>
                <w:lang w:val="ro-RO"/>
              </w:rPr>
            </w:pPr>
            <w:r w:rsidRPr="00965A39">
              <w:rPr>
                <w:b/>
                <w:bCs/>
                <w:noProof/>
                <w:color w:val="FFFFFF"/>
                <w:lang w:val="ro-RO"/>
              </w:rPr>
              <w:t>Ref</w:t>
            </w:r>
          </w:p>
        </w:tc>
        <w:tc>
          <w:tcPr>
            <w:tcW w:w="3690" w:type="dxa"/>
            <w:shd w:val="clear" w:color="auto" w:fill="C0504D"/>
          </w:tcPr>
          <w:p w:rsidR="00965A39" w:rsidRPr="00965A39" w:rsidRDefault="00965A39" w:rsidP="00F51758">
            <w:pPr>
              <w:rPr>
                <w:b/>
                <w:bCs/>
                <w:noProof/>
                <w:color w:val="FFFFFF"/>
                <w:lang w:val="ro-RO"/>
              </w:rPr>
            </w:pPr>
            <w:r w:rsidRPr="00965A39">
              <w:rPr>
                <w:b/>
                <w:bCs/>
                <w:noProof/>
                <w:color w:val="FFFFFF"/>
                <w:lang w:val="ro-RO"/>
              </w:rPr>
              <w:t>Nume Camp</w:t>
            </w:r>
          </w:p>
        </w:tc>
        <w:tc>
          <w:tcPr>
            <w:tcW w:w="5265" w:type="dxa"/>
            <w:shd w:val="clear" w:color="auto" w:fill="C0504D"/>
          </w:tcPr>
          <w:p w:rsidR="00965A39" w:rsidRPr="00965A39" w:rsidRDefault="00965A39" w:rsidP="00F51758">
            <w:pPr>
              <w:rPr>
                <w:b/>
                <w:bCs/>
                <w:noProof/>
                <w:color w:val="FFFFFF"/>
                <w:lang w:val="ro-RO"/>
              </w:rPr>
            </w:pPr>
            <w:r w:rsidRPr="00965A39">
              <w:rPr>
                <w:b/>
                <w:bCs/>
                <w:noProof/>
                <w:color w:val="FFFFFF"/>
                <w:lang w:val="ro-RO"/>
              </w:rPr>
              <w:t>Observatii</w:t>
            </w:r>
          </w:p>
        </w:tc>
      </w:tr>
      <w:tr w:rsidR="00580A57" w:rsidRPr="00965A39" w:rsidTr="006D2DF3">
        <w:tc>
          <w:tcPr>
            <w:tcW w:w="828" w:type="dxa"/>
          </w:tcPr>
          <w:p w:rsidR="00580A57" w:rsidRPr="00965A39" w:rsidRDefault="00580A57" w:rsidP="005867FD">
            <w:pPr>
              <w:numPr>
                <w:ilvl w:val="0"/>
                <w:numId w:val="10"/>
              </w:numPr>
              <w:rPr>
                <w:b/>
                <w:bCs/>
                <w:noProof/>
                <w:lang w:val="ro-RO"/>
              </w:rPr>
            </w:pPr>
          </w:p>
        </w:tc>
        <w:tc>
          <w:tcPr>
            <w:tcW w:w="3690" w:type="dxa"/>
          </w:tcPr>
          <w:p w:rsidR="00580A57" w:rsidRPr="00965A39" w:rsidRDefault="00580A57" w:rsidP="006D2DF3">
            <w:pPr>
              <w:rPr>
                <w:noProof/>
                <w:color w:val="000000"/>
                <w:lang w:val="ro-RO"/>
              </w:rPr>
            </w:pPr>
            <w:r w:rsidRPr="00965A39">
              <w:rPr>
                <w:noProof/>
                <w:color w:val="000000"/>
                <w:lang w:val="ro-RO"/>
              </w:rPr>
              <w:t>Cod european (EAN)</w:t>
            </w:r>
          </w:p>
        </w:tc>
        <w:tc>
          <w:tcPr>
            <w:tcW w:w="5265" w:type="dxa"/>
          </w:tcPr>
          <w:p w:rsidR="00580A57" w:rsidRPr="00965A39" w:rsidRDefault="00580A57" w:rsidP="006D2DF3">
            <w:pPr>
              <w:rPr>
                <w:noProof/>
                <w:lang w:val="ro-RO"/>
              </w:rPr>
            </w:pPr>
            <w:r w:rsidRPr="00965A39">
              <w:rPr>
                <w:noProof/>
                <w:lang w:val="ro-RO"/>
              </w:rPr>
              <w:t>Acesta asigura codul unic al produsului</w:t>
            </w:r>
            <w:r w:rsidR="00AB3B4E">
              <w:rPr>
                <w:noProof/>
                <w:lang w:val="ro-RO"/>
              </w:rPr>
              <w:t xml:space="preserve"> in toate companiile Scala</w:t>
            </w:r>
            <w:r w:rsidRPr="00965A39">
              <w:rPr>
                <w:noProof/>
                <w:lang w:val="ro-RO"/>
              </w:rPr>
              <w:t>!!!</w:t>
            </w:r>
          </w:p>
          <w:p w:rsidR="00580A57" w:rsidRPr="00965A39" w:rsidRDefault="00580A57" w:rsidP="006D2DF3">
            <w:pPr>
              <w:rPr>
                <w:noProof/>
                <w:lang w:val="ro-RO"/>
              </w:rPr>
            </w:pPr>
          </w:p>
        </w:tc>
      </w:tr>
      <w:tr w:rsidR="002B3102" w:rsidRPr="00965A39" w:rsidTr="00965A39">
        <w:tc>
          <w:tcPr>
            <w:tcW w:w="828" w:type="dxa"/>
            <w:tcBorders>
              <w:top w:val="single" w:sz="8" w:space="0" w:color="C0504D"/>
              <w:left w:val="single" w:sz="8" w:space="0" w:color="C0504D"/>
              <w:bottom w:val="single" w:sz="8" w:space="0" w:color="C0504D"/>
            </w:tcBorders>
          </w:tcPr>
          <w:p w:rsidR="00965A39" w:rsidRPr="00965A39" w:rsidRDefault="00965A39" w:rsidP="005867FD">
            <w:pPr>
              <w:numPr>
                <w:ilvl w:val="0"/>
                <w:numId w:val="10"/>
              </w:numPr>
              <w:rPr>
                <w:b/>
                <w:bCs/>
                <w:noProof/>
                <w:lang w:val="ro-RO"/>
              </w:rPr>
            </w:pPr>
          </w:p>
        </w:tc>
        <w:tc>
          <w:tcPr>
            <w:tcW w:w="3690" w:type="dxa"/>
            <w:tcBorders>
              <w:top w:val="single" w:sz="8" w:space="0" w:color="C0504D"/>
              <w:bottom w:val="single" w:sz="8" w:space="0" w:color="C0504D"/>
            </w:tcBorders>
          </w:tcPr>
          <w:p w:rsidR="00965A39" w:rsidRPr="00965A39" w:rsidRDefault="00965A39" w:rsidP="00F51758">
            <w:pPr>
              <w:rPr>
                <w:noProof/>
                <w:lang w:val="ro-RO"/>
              </w:rPr>
            </w:pPr>
            <w:r w:rsidRPr="00965A39">
              <w:rPr>
                <w:noProof/>
                <w:color w:val="000000"/>
                <w:lang w:val="ro-RO"/>
              </w:rPr>
              <w:t>Cod</w:t>
            </w:r>
            <w:r w:rsidR="00580A57">
              <w:rPr>
                <w:noProof/>
                <w:color w:val="000000"/>
                <w:lang w:val="ro-RO"/>
              </w:rPr>
              <w:t xml:space="preserve"> iScala</w:t>
            </w:r>
          </w:p>
        </w:tc>
        <w:tc>
          <w:tcPr>
            <w:tcW w:w="5265" w:type="dxa"/>
            <w:tcBorders>
              <w:top w:val="single" w:sz="8" w:space="0" w:color="C0504D"/>
              <w:bottom w:val="single" w:sz="8" w:space="0" w:color="C0504D"/>
              <w:right w:val="single" w:sz="8" w:space="0" w:color="C0504D"/>
            </w:tcBorders>
          </w:tcPr>
          <w:p w:rsidR="00965A39" w:rsidRPr="00965A39" w:rsidRDefault="005D78CD" w:rsidP="003D5EFB">
            <w:pPr>
              <w:rPr>
                <w:noProof/>
                <w:lang w:val="ro-RO"/>
              </w:rPr>
            </w:pPr>
            <w:r>
              <w:rPr>
                <w:noProof/>
                <w:lang w:val="ro-RO"/>
              </w:rPr>
              <w:t>Din Compania Boromir IND</w:t>
            </w:r>
          </w:p>
        </w:tc>
      </w:tr>
      <w:tr w:rsidR="002B3102" w:rsidRPr="00965A39" w:rsidTr="00965A39">
        <w:tc>
          <w:tcPr>
            <w:tcW w:w="828" w:type="dxa"/>
          </w:tcPr>
          <w:p w:rsidR="00965A39" w:rsidRPr="00965A39" w:rsidRDefault="00965A39" w:rsidP="005867FD">
            <w:pPr>
              <w:numPr>
                <w:ilvl w:val="0"/>
                <w:numId w:val="10"/>
              </w:numPr>
              <w:rPr>
                <w:b/>
                <w:bCs/>
                <w:noProof/>
                <w:lang w:val="ro-RO"/>
              </w:rPr>
            </w:pPr>
          </w:p>
        </w:tc>
        <w:tc>
          <w:tcPr>
            <w:tcW w:w="3690" w:type="dxa"/>
          </w:tcPr>
          <w:p w:rsidR="00965A39" w:rsidRPr="00965A39" w:rsidRDefault="00965A39" w:rsidP="00F51758">
            <w:pPr>
              <w:rPr>
                <w:noProof/>
                <w:lang w:val="ro-RO"/>
              </w:rPr>
            </w:pPr>
            <w:r w:rsidRPr="00965A39">
              <w:rPr>
                <w:noProof/>
                <w:color w:val="000000"/>
                <w:lang w:val="ro-RO"/>
              </w:rPr>
              <w:t>Descriere 1</w:t>
            </w:r>
          </w:p>
        </w:tc>
        <w:tc>
          <w:tcPr>
            <w:tcW w:w="5265" w:type="dxa"/>
          </w:tcPr>
          <w:p w:rsidR="00965A39" w:rsidRPr="00965A39" w:rsidRDefault="00965A39" w:rsidP="00965A39">
            <w:pPr>
              <w:rPr>
                <w:noProof/>
                <w:lang w:val="ro-RO"/>
              </w:rPr>
            </w:pPr>
            <w:r w:rsidRPr="00965A39">
              <w:rPr>
                <w:noProof/>
                <w:color w:val="000000"/>
                <w:lang w:val="ro-RO"/>
              </w:rPr>
              <w:t>Descriere 1 concatenat cu Descriere 2</w:t>
            </w:r>
          </w:p>
        </w:tc>
      </w:tr>
      <w:tr w:rsidR="002B3102" w:rsidRPr="00965A39" w:rsidTr="00965A39">
        <w:tc>
          <w:tcPr>
            <w:tcW w:w="828" w:type="dxa"/>
            <w:tcBorders>
              <w:top w:val="single" w:sz="8" w:space="0" w:color="C0504D"/>
              <w:left w:val="single" w:sz="8" w:space="0" w:color="C0504D"/>
              <w:bottom w:val="single" w:sz="8" w:space="0" w:color="C0504D"/>
            </w:tcBorders>
          </w:tcPr>
          <w:p w:rsidR="00965A39" w:rsidRPr="00965A39" w:rsidRDefault="00965A39" w:rsidP="005867FD">
            <w:pPr>
              <w:numPr>
                <w:ilvl w:val="0"/>
                <w:numId w:val="10"/>
              </w:numPr>
              <w:rPr>
                <w:b/>
                <w:bCs/>
                <w:noProof/>
                <w:lang w:val="ro-RO"/>
              </w:rPr>
            </w:pPr>
          </w:p>
        </w:tc>
        <w:tc>
          <w:tcPr>
            <w:tcW w:w="3690" w:type="dxa"/>
            <w:tcBorders>
              <w:top w:val="single" w:sz="8" w:space="0" w:color="C0504D"/>
              <w:bottom w:val="single" w:sz="8" w:space="0" w:color="C0504D"/>
            </w:tcBorders>
          </w:tcPr>
          <w:p w:rsidR="00965A39" w:rsidRPr="00965A39" w:rsidRDefault="00965A39" w:rsidP="006D2DF3">
            <w:pPr>
              <w:rPr>
                <w:noProof/>
                <w:lang w:val="ro-RO"/>
              </w:rPr>
            </w:pPr>
            <w:r w:rsidRPr="00965A39">
              <w:rPr>
                <w:noProof/>
                <w:color w:val="000000"/>
                <w:lang w:val="ro-RO"/>
              </w:rPr>
              <w:t>Cod stare</w:t>
            </w:r>
          </w:p>
        </w:tc>
        <w:tc>
          <w:tcPr>
            <w:tcW w:w="5265" w:type="dxa"/>
            <w:tcBorders>
              <w:top w:val="single" w:sz="8" w:space="0" w:color="C0504D"/>
              <w:bottom w:val="single" w:sz="8" w:space="0" w:color="C0504D"/>
              <w:right w:val="single" w:sz="8" w:space="0" w:color="C0504D"/>
            </w:tcBorders>
          </w:tcPr>
          <w:p w:rsidR="00965A39" w:rsidRPr="00965A39" w:rsidRDefault="00965A39" w:rsidP="006D2DF3">
            <w:pPr>
              <w:rPr>
                <w:noProof/>
                <w:lang w:val="ro-RO"/>
              </w:rPr>
            </w:pPr>
            <w:r w:rsidRPr="00965A39">
              <w:rPr>
                <w:noProof/>
                <w:lang w:val="ro-RO"/>
              </w:rPr>
              <w:t xml:space="preserve">Lista de valori este definita in </w:t>
            </w:r>
            <w:r w:rsidRPr="00965A39">
              <w:rPr>
                <w:noProof/>
                <w:color w:val="000000"/>
                <w:lang w:val="ro-RO"/>
              </w:rPr>
              <w:t>SY24</w:t>
            </w:r>
          </w:p>
        </w:tc>
      </w:tr>
      <w:tr w:rsidR="00965A39" w:rsidRPr="00965A39" w:rsidTr="00965A39">
        <w:tc>
          <w:tcPr>
            <w:tcW w:w="828" w:type="dxa"/>
          </w:tcPr>
          <w:p w:rsidR="00965A39" w:rsidRPr="00965A39" w:rsidRDefault="00965A39" w:rsidP="005867FD">
            <w:pPr>
              <w:numPr>
                <w:ilvl w:val="0"/>
                <w:numId w:val="10"/>
              </w:numPr>
              <w:rPr>
                <w:b/>
                <w:bCs/>
                <w:noProof/>
                <w:lang w:val="ro-RO"/>
              </w:rPr>
            </w:pPr>
          </w:p>
        </w:tc>
        <w:tc>
          <w:tcPr>
            <w:tcW w:w="3690" w:type="dxa"/>
          </w:tcPr>
          <w:p w:rsidR="00965A39" w:rsidRPr="00965A39" w:rsidRDefault="00965A39" w:rsidP="006D2DF3">
            <w:pPr>
              <w:rPr>
                <w:noProof/>
                <w:color w:val="000000"/>
                <w:lang w:val="ro-RO"/>
              </w:rPr>
            </w:pPr>
            <w:r w:rsidRPr="00965A39">
              <w:rPr>
                <w:noProof/>
                <w:color w:val="000000"/>
                <w:lang w:val="ro-RO"/>
              </w:rPr>
              <w:t>Serie interogare</w:t>
            </w:r>
          </w:p>
        </w:tc>
        <w:tc>
          <w:tcPr>
            <w:tcW w:w="5265" w:type="dxa"/>
          </w:tcPr>
          <w:p w:rsidR="00965A39" w:rsidRPr="00965A39" w:rsidRDefault="00965A39" w:rsidP="006D2DF3">
            <w:pPr>
              <w:rPr>
                <w:noProof/>
                <w:lang w:val="ro-RO"/>
              </w:rPr>
            </w:pPr>
            <w:r w:rsidRPr="00965A39">
              <w:rPr>
                <w:noProof/>
                <w:lang w:val="ro-RO"/>
              </w:rPr>
              <w:t xml:space="preserve">Lista de valori este definita in </w:t>
            </w:r>
            <w:r w:rsidRPr="00965A39">
              <w:rPr>
                <w:noProof/>
                <w:color w:val="000000"/>
                <w:lang w:val="ro-RO"/>
              </w:rPr>
              <w:t>SY24</w:t>
            </w:r>
          </w:p>
        </w:tc>
      </w:tr>
      <w:tr w:rsidR="002B3102" w:rsidRPr="00965A39" w:rsidTr="00965A39">
        <w:tc>
          <w:tcPr>
            <w:tcW w:w="828" w:type="dxa"/>
            <w:tcBorders>
              <w:top w:val="single" w:sz="8" w:space="0" w:color="C0504D"/>
              <w:left w:val="single" w:sz="8" w:space="0" w:color="C0504D"/>
              <w:bottom w:val="single" w:sz="8" w:space="0" w:color="C0504D"/>
            </w:tcBorders>
          </w:tcPr>
          <w:p w:rsidR="00965A39" w:rsidRPr="00965A39" w:rsidRDefault="00965A39" w:rsidP="005867FD">
            <w:pPr>
              <w:numPr>
                <w:ilvl w:val="0"/>
                <w:numId w:val="10"/>
              </w:numPr>
              <w:rPr>
                <w:b/>
                <w:bCs/>
                <w:noProof/>
                <w:lang w:val="ro-RO"/>
              </w:rPr>
            </w:pPr>
          </w:p>
        </w:tc>
        <w:tc>
          <w:tcPr>
            <w:tcW w:w="3690" w:type="dxa"/>
            <w:tcBorders>
              <w:top w:val="single" w:sz="8" w:space="0" w:color="C0504D"/>
              <w:bottom w:val="single" w:sz="8" w:space="0" w:color="C0504D"/>
            </w:tcBorders>
          </w:tcPr>
          <w:p w:rsidR="00965A39" w:rsidRPr="00965A39" w:rsidRDefault="00965A39" w:rsidP="006D2DF3">
            <w:pPr>
              <w:rPr>
                <w:noProof/>
                <w:color w:val="000000"/>
                <w:lang w:val="ro-RO"/>
              </w:rPr>
            </w:pPr>
            <w:r w:rsidRPr="00965A39">
              <w:rPr>
                <w:noProof/>
                <w:color w:val="000000"/>
                <w:lang w:val="ro-RO"/>
              </w:rPr>
              <w:t>Categorie produs</w:t>
            </w:r>
          </w:p>
        </w:tc>
        <w:tc>
          <w:tcPr>
            <w:tcW w:w="5265" w:type="dxa"/>
            <w:tcBorders>
              <w:top w:val="single" w:sz="8" w:space="0" w:color="C0504D"/>
              <w:bottom w:val="single" w:sz="8" w:space="0" w:color="C0504D"/>
              <w:right w:val="single" w:sz="8" w:space="0" w:color="C0504D"/>
            </w:tcBorders>
          </w:tcPr>
          <w:p w:rsidR="00C61294" w:rsidRDefault="00C61294" w:rsidP="006D2DF3">
            <w:pPr>
              <w:rPr>
                <w:noProof/>
                <w:highlight w:val="yellow"/>
                <w:lang w:val="ro-RO"/>
              </w:rPr>
            </w:pPr>
          </w:p>
          <w:p w:rsidR="00965A39" w:rsidRPr="0058596B" w:rsidRDefault="00E068EB" w:rsidP="006D2DF3">
            <w:pPr>
              <w:rPr>
                <w:noProof/>
                <w:highlight w:val="yellow"/>
                <w:lang w:val="ro-RO"/>
              </w:rPr>
            </w:pPr>
            <w:r>
              <w:rPr>
                <w:noProof/>
                <w:highlight w:val="yellow"/>
                <w:lang w:val="ro-RO"/>
              </w:rPr>
              <w:t>Se va extrage din campul UserDefined</w:t>
            </w:r>
          </w:p>
        </w:tc>
      </w:tr>
      <w:tr w:rsidR="00E068EB" w:rsidRPr="00965A39" w:rsidTr="00965A39">
        <w:tc>
          <w:tcPr>
            <w:tcW w:w="828" w:type="dxa"/>
            <w:tcBorders>
              <w:top w:val="single" w:sz="8" w:space="0" w:color="C0504D"/>
              <w:left w:val="single" w:sz="8" w:space="0" w:color="C0504D"/>
              <w:bottom w:val="single" w:sz="8" w:space="0" w:color="C0504D"/>
            </w:tcBorders>
          </w:tcPr>
          <w:p w:rsidR="00E068EB" w:rsidRPr="00965A39" w:rsidRDefault="00E068EB" w:rsidP="005867FD">
            <w:pPr>
              <w:numPr>
                <w:ilvl w:val="0"/>
                <w:numId w:val="10"/>
              </w:numPr>
              <w:rPr>
                <w:b/>
                <w:bCs/>
                <w:noProof/>
                <w:lang w:val="ro-RO"/>
              </w:rPr>
            </w:pPr>
          </w:p>
        </w:tc>
        <w:tc>
          <w:tcPr>
            <w:tcW w:w="3690" w:type="dxa"/>
            <w:tcBorders>
              <w:top w:val="single" w:sz="8" w:space="0" w:color="C0504D"/>
              <w:bottom w:val="single" w:sz="8" w:space="0" w:color="C0504D"/>
            </w:tcBorders>
          </w:tcPr>
          <w:p w:rsidR="00E068EB" w:rsidRPr="00965A39" w:rsidRDefault="00E068EB" w:rsidP="006D2DF3">
            <w:pPr>
              <w:rPr>
                <w:noProof/>
                <w:color w:val="000000"/>
                <w:lang w:val="ro-RO"/>
              </w:rPr>
            </w:pPr>
            <w:r>
              <w:rPr>
                <w:noProof/>
                <w:color w:val="000000"/>
                <w:lang w:val="ro-RO"/>
              </w:rPr>
              <w:t>Divizia</w:t>
            </w:r>
          </w:p>
        </w:tc>
        <w:tc>
          <w:tcPr>
            <w:tcW w:w="5265" w:type="dxa"/>
            <w:tcBorders>
              <w:top w:val="single" w:sz="8" w:space="0" w:color="C0504D"/>
              <w:bottom w:val="single" w:sz="8" w:space="0" w:color="C0504D"/>
              <w:right w:val="single" w:sz="8" w:space="0" w:color="C0504D"/>
            </w:tcBorders>
          </w:tcPr>
          <w:p w:rsidR="00E068EB" w:rsidRPr="0058596B" w:rsidDel="00E068EB" w:rsidRDefault="00E068EB" w:rsidP="006D2DF3">
            <w:pPr>
              <w:rPr>
                <w:noProof/>
                <w:highlight w:val="yellow"/>
                <w:lang w:val="ro-RO"/>
              </w:rPr>
            </w:pPr>
            <w:r>
              <w:rPr>
                <w:noProof/>
                <w:highlight w:val="yellow"/>
                <w:lang w:val="ro-RO"/>
              </w:rPr>
              <w:t>Se va extrage din campul UserDefined</w:t>
            </w:r>
          </w:p>
        </w:tc>
      </w:tr>
      <w:tr w:rsidR="00965A39" w:rsidRPr="00965A39" w:rsidTr="00965A39">
        <w:tc>
          <w:tcPr>
            <w:tcW w:w="828" w:type="dxa"/>
          </w:tcPr>
          <w:p w:rsidR="00965A39" w:rsidRPr="00965A39" w:rsidRDefault="00965A39" w:rsidP="005867FD">
            <w:pPr>
              <w:numPr>
                <w:ilvl w:val="0"/>
                <w:numId w:val="10"/>
              </w:numPr>
              <w:rPr>
                <w:b/>
                <w:bCs/>
                <w:noProof/>
                <w:lang w:val="ro-RO"/>
              </w:rPr>
            </w:pPr>
          </w:p>
        </w:tc>
        <w:tc>
          <w:tcPr>
            <w:tcW w:w="3690" w:type="dxa"/>
          </w:tcPr>
          <w:p w:rsidR="00965A39" w:rsidRPr="00965A39" w:rsidRDefault="00965A39" w:rsidP="006D2DF3">
            <w:pPr>
              <w:rPr>
                <w:noProof/>
                <w:color w:val="000000"/>
                <w:lang w:val="ro-RO"/>
              </w:rPr>
            </w:pPr>
            <w:r w:rsidRPr="00965A39">
              <w:rPr>
                <w:noProof/>
                <w:color w:val="000000"/>
                <w:lang w:val="ro-RO"/>
              </w:rPr>
              <w:t>Grup produs</w:t>
            </w:r>
          </w:p>
        </w:tc>
        <w:tc>
          <w:tcPr>
            <w:tcW w:w="5265" w:type="dxa"/>
          </w:tcPr>
          <w:p w:rsidR="00965A39" w:rsidRPr="00965A39" w:rsidRDefault="00686E1B" w:rsidP="006D2DF3">
            <w:pPr>
              <w:rPr>
                <w:noProof/>
                <w:lang w:val="ro-RO"/>
              </w:rPr>
            </w:pPr>
            <w:r>
              <w:rPr>
                <w:noProof/>
                <w:highlight w:val="yellow"/>
                <w:lang w:val="ro-RO"/>
              </w:rPr>
              <w:t>Se va extrage din campul UserDefined</w:t>
            </w:r>
          </w:p>
        </w:tc>
      </w:tr>
      <w:tr w:rsidR="002B3102" w:rsidRPr="00965A39" w:rsidTr="00965A39">
        <w:tc>
          <w:tcPr>
            <w:tcW w:w="828" w:type="dxa"/>
            <w:tcBorders>
              <w:top w:val="single" w:sz="8" w:space="0" w:color="C0504D"/>
              <w:left w:val="single" w:sz="8" w:space="0" w:color="C0504D"/>
              <w:bottom w:val="single" w:sz="8" w:space="0" w:color="C0504D"/>
            </w:tcBorders>
          </w:tcPr>
          <w:p w:rsidR="00965A39" w:rsidRPr="00965A39" w:rsidRDefault="00965A39" w:rsidP="005867FD">
            <w:pPr>
              <w:numPr>
                <w:ilvl w:val="0"/>
                <w:numId w:val="10"/>
              </w:numPr>
              <w:rPr>
                <w:b/>
                <w:bCs/>
                <w:noProof/>
                <w:lang w:val="ro-RO"/>
              </w:rPr>
            </w:pPr>
          </w:p>
        </w:tc>
        <w:tc>
          <w:tcPr>
            <w:tcW w:w="3690" w:type="dxa"/>
            <w:tcBorders>
              <w:top w:val="single" w:sz="8" w:space="0" w:color="C0504D"/>
              <w:bottom w:val="single" w:sz="8" w:space="0" w:color="C0504D"/>
            </w:tcBorders>
          </w:tcPr>
          <w:p w:rsidR="00965A39" w:rsidRPr="00965A39" w:rsidRDefault="00580A57" w:rsidP="00580A57">
            <w:pPr>
              <w:rPr>
                <w:noProof/>
                <w:color w:val="000000"/>
                <w:lang w:val="ro-RO"/>
              </w:rPr>
            </w:pPr>
            <w:r>
              <w:rPr>
                <w:noProof/>
                <w:color w:val="000000"/>
                <w:lang w:val="ro-RO"/>
              </w:rPr>
              <w:t xml:space="preserve">Cod </w:t>
            </w:r>
            <w:r w:rsidRPr="007D2FFF">
              <w:rPr>
                <w:noProof/>
                <w:color w:val="000000"/>
                <w:lang w:val="ro-RO"/>
              </w:rPr>
              <w:t>TVA</w:t>
            </w:r>
          </w:p>
        </w:tc>
        <w:tc>
          <w:tcPr>
            <w:tcW w:w="5265" w:type="dxa"/>
            <w:tcBorders>
              <w:top w:val="single" w:sz="8" w:space="0" w:color="C0504D"/>
              <w:bottom w:val="single" w:sz="8" w:space="0" w:color="C0504D"/>
              <w:right w:val="single" w:sz="8" w:space="0" w:color="C0504D"/>
            </w:tcBorders>
          </w:tcPr>
          <w:p w:rsidR="00965A39" w:rsidRPr="00965A39" w:rsidRDefault="00580A57" w:rsidP="006D2DF3">
            <w:pPr>
              <w:rPr>
                <w:noProof/>
                <w:lang w:val="ro-RO"/>
              </w:rPr>
            </w:pPr>
            <w:r>
              <w:rPr>
                <w:noProof/>
                <w:lang w:val="ro-RO"/>
              </w:rPr>
              <w:t>De fapt este nevoie de procentul de TVA, nu de cod</w:t>
            </w:r>
          </w:p>
        </w:tc>
      </w:tr>
      <w:tr w:rsidR="00580A57" w:rsidRPr="00965A39" w:rsidTr="00965A39">
        <w:tc>
          <w:tcPr>
            <w:tcW w:w="828" w:type="dxa"/>
            <w:tcBorders>
              <w:top w:val="single" w:sz="8" w:space="0" w:color="C0504D"/>
              <w:left w:val="single" w:sz="8" w:space="0" w:color="C0504D"/>
              <w:bottom w:val="single" w:sz="8" w:space="0" w:color="C0504D"/>
            </w:tcBorders>
          </w:tcPr>
          <w:p w:rsidR="00580A57" w:rsidRPr="00965A39" w:rsidRDefault="00580A57" w:rsidP="005867FD">
            <w:pPr>
              <w:numPr>
                <w:ilvl w:val="0"/>
                <w:numId w:val="10"/>
              </w:numPr>
              <w:rPr>
                <w:b/>
                <w:bCs/>
                <w:noProof/>
                <w:lang w:val="ro-RO"/>
              </w:rPr>
            </w:pPr>
          </w:p>
        </w:tc>
        <w:tc>
          <w:tcPr>
            <w:tcW w:w="3690" w:type="dxa"/>
            <w:tcBorders>
              <w:top w:val="single" w:sz="8" w:space="0" w:color="C0504D"/>
              <w:bottom w:val="single" w:sz="8" w:space="0" w:color="C0504D"/>
            </w:tcBorders>
          </w:tcPr>
          <w:p w:rsidR="00580A57" w:rsidRDefault="00580A57" w:rsidP="006D2DF3">
            <w:pPr>
              <w:rPr>
                <w:noProof/>
                <w:color w:val="000000"/>
                <w:lang w:val="ro-RO"/>
              </w:rPr>
            </w:pPr>
            <w:r w:rsidRPr="007D2FFF">
              <w:rPr>
                <w:noProof/>
                <w:color w:val="000000"/>
                <w:lang w:val="ro-RO"/>
              </w:rPr>
              <w:t>Greutate Net</w:t>
            </w:r>
            <w:r>
              <w:rPr>
                <w:noProof/>
                <w:color w:val="000000"/>
                <w:lang w:val="ro-RO"/>
              </w:rPr>
              <w:t>a</w:t>
            </w:r>
          </w:p>
        </w:tc>
        <w:tc>
          <w:tcPr>
            <w:tcW w:w="5265" w:type="dxa"/>
            <w:tcBorders>
              <w:top w:val="single" w:sz="8" w:space="0" w:color="C0504D"/>
              <w:bottom w:val="single" w:sz="8" w:space="0" w:color="C0504D"/>
              <w:right w:val="single" w:sz="8" w:space="0" w:color="C0504D"/>
            </w:tcBorders>
          </w:tcPr>
          <w:p w:rsidR="00267388" w:rsidRDefault="00267388" w:rsidP="00267388">
            <w:pPr>
              <w:rPr>
                <w:noProof/>
                <w:lang w:val="ro-RO"/>
              </w:rPr>
            </w:pPr>
            <w:r>
              <w:rPr>
                <w:noProof/>
                <w:lang w:val="ro-RO"/>
              </w:rPr>
              <w:t>Toate rapoartele de vanzari convertesc unitatile de masura ale stocurilor si in kilograme. Conversia in kilograme se face pe baza campului Greutate Neta.</w:t>
            </w:r>
          </w:p>
          <w:p w:rsidR="00267388" w:rsidRDefault="00267388" w:rsidP="00267388">
            <w:pPr>
              <w:rPr>
                <w:noProof/>
                <w:lang w:val="ro-RO"/>
              </w:rPr>
            </w:pPr>
            <w:r>
              <w:rPr>
                <w:noProof/>
                <w:lang w:val="ro-RO"/>
              </w:rPr>
              <w:t xml:space="preserve">Ex: Pt. a obtine kilograme, se impart unitatile vandute la Factor Unit Vanzare dupa care se inmultesc cu Greutatea Neta. </w:t>
            </w:r>
          </w:p>
          <w:p w:rsidR="00580A57" w:rsidRPr="00965A39" w:rsidRDefault="00580A57" w:rsidP="006D2DF3">
            <w:pPr>
              <w:rPr>
                <w:noProof/>
                <w:lang w:val="ro-RO"/>
              </w:rPr>
            </w:pPr>
          </w:p>
        </w:tc>
      </w:tr>
      <w:tr w:rsidR="00580A57" w:rsidRPr="00965A39" w:rsidTr="00965A39">
        <w:tc>
          <w:tcPr>
            <w:tcW w:w="828" w:type="dxa"/>
            <w:tcBorders>
              <w:top w:val="single" w:sz="8" w:space="0" w:color="C0504D"/>
              <w:left w:val="single" w:sz="8" w:space="0" w:color="C0504D"/>
              <w:bottom w:val="single" w:sz="8" w:space="0" w:color="C0504D"/>
            </w:tcBorders>
          </w:tcPr>
          <w:p w:rsidR="00580A57" w:rsidRPr="00965A39" w:rsidRDefault="00580A57" w:rsidP="005867FD">
            <w:pPr>
              <w:numPr>
                <w:ilvl w:val="0"/>
                <w:numId w:val="10"/>
              </w:numPr>
              <w:rPr>
                <w:b/>
                <w:bCs/>
                <w:noProof/>
                <w:lang w:val="ro-RO"/>
              </w:rPr>
            </w:pPr>
          </w:p>
        </w:tc>
        <w:tc>
          <w:tcPr>
            <w:tcW w:w="3690" w:type="dxa"/>
            <w:tcBorders>
              <w:top w:val="single" w:sz="8" w:space="0" w:color="C0504D"/>
              <w:bottom w:val="single" w:sz="8" w:space="0" w:color="C0504D"/>
            </w:tcBorders>
          </w:tcPr>
          <w:p w:rsidR="00580A57" w:rsidRPr="007D2FFF" w:rsidRDefault="00580A57" w:rsidP="006D2DF3">
            <w:pPr>
              <w:rPr>
                <w:noProof/>
                <w:color w:val="000000"/>
                <w:lang w:val="ro-RO"/>
              </w:rPr>
            </w:pPr>
            <w:r w:rsidRPr="007D2FFF">
              <w:rPr>
                <w:noProof/>
                <w:color w:val="000000"/>
                <w:lang w:val="ro-RO"/>
              </w:rPr>
              <w:t>Greutate Bruta</w:t>
            </w:r>
          </w:p>
        </w:tc>
        <w:tc>
          <w:tcPr>
            <w:tcW w:w="5265" w:type="dxa"/>
            <w:tcBorders>
              <w:top w:val="single" w:sz="8" w:space="0" w:color="C0504D"/>
              <w:bottom w:val="single" w:sz="8" w:space="0" w:color="C0504D"/>
              <w:right w:val="single" w:sz="8" w:space="0" w:color="C0504D"/>
            </w:tcBorders>
          </w:tcPr>
          <w:p w:rsidR="00580A57" w:rsidRPr="00965A39" w:rsidRDefault="00580A57" w:rsidP="006D2DF3">
            <w:pPr>
              <w:rPr>
                <w:noProof/>
                <w:lang w:val="ro-RO"/>
              </w:rPr>
            </w:pPr>
          </w:p>
        </w:tc>
      </w:tr>
      <w:tr w:rsidR="00580A57" w:rsidRPr="00965A39" w:rsidTr="00965A39">
        <w:tc>
          <w:tcPr>
            <w:tcW w:w="828" w:type="dxa"/>
            <w:tcBorders>
              <w:top w:val="single" w:sz="8" w:space="0" w:color="C0504D"/>
              <w:left w:val="single" w:sz="8" w:space="0" w:color="C0504D"/>
              <w:bottom w:val="single" w:sz="8" w:space="0" w:color="C0504D"/>
            </w:tcBorders>
          </w:tcPr>
          <w:p w:rsidR="00580A57" w:rsidRPr="00965A39" w:rsidRDefault="00580A57" w:rsidP="005867FD">
            <w:pPr>
              <w:numPr>
                <w:ilvl w:val="0"/>
                <w:numId w:val="10"/>
              </w:numPr>
              <w:rPr>
                <w:b/>
                <w:bCs/>
                <w:noProof/>
                <w:lang w:val="ro-RO"/>
              </w:rPr>
            </w:pPr>
          </w:p>
        </w:tc>
        <w:tc>
          <w:tcPr>
            <w:tcW w:w="3690" w:type="dxa"/>
            <w:tcBorders>
              <w:top w:val="single" w:sz="8" w:space="0" w:color="C0504D"/>
              <w:bottom w:val="single" w:sz="8" w:space="0" w:color="C0504D"/>
            </w:tcBorders>
          </w:tcPr>
          <w:p w:rsidR="00580A57" w:rsidRPr="007D2FFF" w:rsidRDefault="00580A57" w:rsidP="00580A57">
            <w:pPr>
              <w:rPr>
                <w:noProof/>
                <w:color w:val="000000"/>
                <w:lang w:val="ro-RO"/>
              </w:rPr>
            </w:pPr>
            <w:r w:rsidRPr="007D2FFF">
              <w:rPr>
                <w:noProof/>
                <w:color w:val="000000"/>
                <w:lang w:val="ro-RO"/>
              </w:rPr>
              <w:t xml:space="preserve">Cod Unit </w:t>
            </w:r>
            <w:r>
              <w:rPr>
                <w:noProof/>
                <w:color w:val="000000"/>
                <w:lang w:val="ro-RO"/>
              </w:rPr>
              <w:t>S</w:t>
            </w:r>
            <w:r w:rsidRPr="007D2FFF">
              <w:rPr>
                <w:noProof/>
                <w:color w:val="000000"/>
                <w:lang w:val="ro-RO"/>
              </w:rPr>
              <w:t>toc</w:t>
            </w:r>
          </w:p>
        </w:tc>
        <w:tc>
          <w:tcPr>
            <w:tcW w:w="5265" w:type="dxa"/>
            <w:tcBorders>
              <w:top w:val="single" w:sz="8" w:space="0" w:color="C0504D"/>
              <w:bottom w:val="single" w:sz="8" w:space="0" w:color="C0504D"/>
              <w:right w:val="single" w:sz="8" w:space="0" w:color="C0504D"/>
            </w:tcBorders>
          </w:tcPr>
          <w:p w:rsidR="00580A57" w:rsidRPr="00965A39" w:rsidRDefault="00580A57" w:rsidP="00580A57">
            <w:pPr>
              <w:rPr>
                <w:noProof/>
                <w:lang w:val="ro-RO"/>
              </w:rPr>
            </w:pPr>
            <w:r>
              <w:rPr>
                <w:noProof/>
                <w:lang w:val="ro-RO"/>
              </w:rPr>
              <w:t>Unitatea de masura in care este tinut produsul</w:t>
            </w:r>
          </w:p>
        </w:tc>
      </w:tr>
      <w:tr w:rsidR="00580A57" w:rsidRPr="00965A39" w:rsidTr="00965A39">
        <w:tc>
          <w:tcPr>
            <w:tcW w:w="828" w:type="dxa"/>
            <w:tcBorders>
              <w:top w:val="single" w:sz="8" w:space="0" w:color="C0504D"/>
              <w:left w:val="single" w:sz="8" w:space="0" w:color="C0504D"/>
              <w:bottom w:val="single" w:sz="8" w:space="0" w:color="C0504D"/>
            </w:tcBorders>
          </w:tcPr>
          <w:p w:rsidR="00580A57" w:rsidRPr="00965A39" w:rsidRDefault="00580A57" w:rsidP="005867FD">
            <w:pPr>
              <w:numPr>
                <w:ilvl w:val="0"/>
                <w:numId w:val="10"/>
              </w:numPr>
              <w:rPr>
                <w:b/>
                <w:bCs/>
                <w:noProof/>
                <w:lang w:val="ro-RO"/>
              </w:rPr>
            </w:pPr>
          </w:p>
        </w:tc>
        <w:tc>
          <w:tcPr>
            <w:tcW w:w="3690" w:type="dxa"/>
            <w:tcBorders>
              <w:top w:val="single" w:sz="8" w:space="0" w:color="C0504D"/>
              <w:bottom w:val="single" w:sz="8" w:space="0" w:color="C0504D"/>
            </w:tcBorders>
          </w:tcPr>
          <w:p w:rsidR="00580A57" w:rsidRPr="007D2FFF" w:rsidRDefault="00580A57" w:rsidP="00580A57">
            <w:pPr>
              <w:rPr>
                <w:noProof/>
                <w:color w:val="000000"/>
                <w:lang w:val="ro-RO"/>
              </w:rPr>
            </w:pPr>
            <w:r w:rsidRPr="007D2FFF">
              <w:rPr>
                <w:noProof/>
                <w:color w:val="000000"/>
                <w:lang w:val="ro-RO"/>
              </w:rPr>
              <w:t>Cod Unit Vanzare</w:t>
            </w:r>
          </w:p>
        </w:tc>
        <w:tc>
          <w:tcPr>
            <w:tcW w:w="5265" w:type="dxa"/>
            <w:tcBorders>
              <w:top w:val="single" w:sz="8" w:space="0" w:color="C0504D"/>
              <w:bottom w:val="single" w:sz="8" w:space="0" w:color="C0504D"/>
              <w:right w:val="single" w:sz="8" w:space="0" w:color="C0504D"/>
            </w:tcBorders>
          </w:tcPr>
          <w:p w:rsidR="00580A57" w:rsidRPr="00965A39" w:rsidRDefault="00580A57" w:rsidP="00580A57">
            <w:pPr>
              <w:rPr>
                <w:noProof/>
                <w:lang w:val="ro-RO"/>
              </w:rPr>
            </w:pPr>
            <w:r>
              <w:rPr>
                <w:noProof/>
                <w:lang w:val="ro-RO"/>
              </w:rPr>
              <w:t>Unitatea de masura in care este vandut produsul. Poate diferi, de exemplu se poate vinde la bax, unitatea de masura a stocului fiind bucati.</w:t>
            </w:r>
          </w:p>
        </w:tc>
      </w:tr>
      <w:tr w:rsidR="00580A57" w:rsidRPr="00965A39" w:rsidTr="00965A39">
        <w:tc>
          <w:tcPr>
            <w:tcW w:w="828" w:type="dxa"/>
            <w:tcBorders>
              <w:top w:val="single" w:sz="8" w:space="0" w:color="C0504D"/>
              <w:left w:val="single" w:sz="8" w:space="0" w:color="C0504D"/>
              <w:bottom w:val="single" w:sz="8" w:space="0" w:color="C0504D"/>
            </w:tcBorders>
          </w:tcPr>
          <w:p w:rsidR="00580A57" w:rsidRPr="00965A39" w:rsidRDefault="00580A57" w:rsidP="005867FD">
            <w:pPr>
              <w:numPr>
                <w:ilvl w:val="0"/>
                <w:numId w:val="10"/>
              </w:numPr>
              <w:rPr>
                <w:b/>
                <w:bCs/>
                <w:noProof/>
                <w:lang w:val="ro-RO"/>
              </w:rPr>
            </w:pPr>
          </w:p>
        </w:tc>
        <w:tc>
          <w:tcPr>
            <w:tcW w:w="3690" w:type="dxa"/>
            <w:tcBorders>
              <w:top w:val="single" w:sz="8" w:space="0" w:color="C0504D"/>
              <w:bottom w:val="single" w:sz="8" w:space="0" w:color="C0504D"/>
            </w:tcBorders>
          </w:tcPr>
          <w:p w:rsidR="00580A57" w:rsidRPr="007D2FFF" w:rsidRDefault="00580A57" w:rsidP="00467AC4">
            <w:pPr>
              <w:rPr>
                <w:noProof/>
                <w:color w:val="000000"/>
                <w:lang w:val="ro-RO"/>
              </w:rPr>
            </w:pPr>
            <w:r>
              <w:rPr>
                <w:noProof/>
                <w:color w:val="000000"/>
                <w:lang w:val="ro-RO"/>
              </w:rPr>
              <w:t xml:space="preserve">Factor Unit </w:t>
            </w:r>
            <w:r w:rsidR="00467AC4">
              <w:rPr>
                <w:noProof/>
                <w:color w:val="000000"/>
                <w:lang w:val="ro-RO"/>
              </w:rPr>
              <w:t>Stoc</w:t>
            </w:r>
          </w:p>
        </w:tc>
        <w:tc>
          <w:tcPr>
            <w:tcW w:w="5265" w:type="dxa"/>
            <w:tcBorders>
              <w:top w:val="single" w:sz="8" w:space="0" w:color="C0504D"/>
              <w:bottom w:val="single" w:sz="8" w:space="0" w:color="C0504D"/>
              <w:right w:val="single" w:sz="8" w:space="0" w:color="C0504D"/>
            </w:tcBorders>
          </w:tcPr>
          <w:p w:rsidR="00580A57" w:rsidRDefault="00580A57" w:rsidP="00580A57">
            <w:pPr>
              <w:rPr>
                <w:noProof/>
                <w:lang w:val="ro-RO"/>
              </w:rPr>
            </w:pPr>
            <w:r>
              <w:rPr>
                <w:noProof/>
                <w:lang w:val="ro-RO"/>
              </w:rPr>
              <w:t>Factorul de conversie intre Unitatea de Vanzare si Unitatea de Stoc</w:t>
            </w:r>
            <w:r w:rsidR="004054CC">
              <w:rPr>
                <w:noProof/>
                <w:lang w:val="ro-RO"/>
              </w:rPr>
              <w:t>.</w:t>
            </w:r>
          </w:p>
          <w:p w:rsidR="004054CC" w:rsidRDefault="004054CC" w:rsidP="00580A57">
            <w:pPr>
              <w:rPr>
                <w:noProof/>
                <w:lang w:val="ro-RO"/>
              </w:rPr>
            </w:pPr>
            <w:r>
              <w:rPr>
                <w:noProof/>
                <w:lang w:val="ro-RO"/>
              </w:rPr>
              <w:t>Atentie, in istoric vanzari, cantitatile sunt exprimate in unitati de vanzare. Acestea trebuie convertite in unitati de stoc.</w:t>
            </w:r>
          </w:p>
          <w:p w:rsidR="00267388" w:rsidRDefault="00267388" w:rsidP="00580A57">
            <w:pPr>
              <w:rPr>
                <w:noProof/>
                <w:lang w:val="ro-RO"/>
              </w:rPr>
            </w:pPr>
            <w:r>
              <w:rPr>
                <w:noProof/>
                <w:lang w:val="ro-RO"/>
              </w:rPr>
              <w:t>Daca am 6 kg in stoc de paste si se vinde 1 buc (cu factor 6) atunci din stoc se scad 6 Kg.</w:t>
            </w:r>
          </w:p>
        </w:tc>
      </w:tr>
      <w:tr w:rsidR="00580A57" w:rsidRPr="00965A39" w:rsidTr="00965A39">
        <w:tc>
          <w:tcPr>
            <w:tcW w:w="828" w:type="dxa"/>
            <w:tcBorders>
              <w:top w:val="single" w:sz="8" w:space="0" w:color="C0504D"/>
              <w:left w:val="single" w:sz="8" w:space="0" w:color="C0504D"/>
              <w:bottom w:val="single" w:sz="8" w:space="0" w:color="C0504D"/>
            </w:tcBorders>
          </w:tcPr>
          <w:p w:rsidR="00580A57" w:rsidRPr="00965A39" w:rsidRDefault="00580A57" w:rsidP="005867FD">
            <w:pPr>
              <w:numPr>
                <w:ilvl w:val="0"/>
                <w:numId w:val="10"/>
              </w:numPr>
              <w:rPr>
                <w:b/>
                <w:bCs/>
                <w:noProof/>
                <w:lang w:val="ro-RO"/>
              </w:rPr>
            </w:pPr>
          </w:p>
        </w:tc>
        <w:tc>
          <w:tcPr>
            <w:tcW w:w="3690" w:type="dxa"/>
            <w:tcBorders>
              <w:top w:val="single" w:sz="8" w:space="0" w:color="C0504D"/>
              <w:bottom w:val="single" w:sz="8" w:space="0" w:color="C0504D"/>
            </w:tcBorders>
          </w:tcPr>
          <w:p w:rsidR="00580A57" w:rsidRDefault="00580A57" w:rsidP="004054CC">
            <w:pPr>
              <w:rPr>
                <w:noProof/>
                <w:color w:val="000000"/>
                <w:lang w:val="ro-RO"/>
              </w:rPr>
            </w:pPr>
          </w:p>
        </w:tc>
        <w:tc>
          <w:tcPr>
            <w:tcW w:w="5265" w:type="dxa"/>
            <w:tcBorders>
              <w:top w:val="single" w:sz="8" w:space="0" w:color="C0504D"/>
              <w:bottom w:val="single" w:sz="8" w:space="0" w:color="C0504D"/>
              <w:right w:val="single" w:sz="8" w:space="0" w:color="C0504D"/>
            </w:tcBorders>
          </w:tcPr>
          <w:p w:rsidR="00580A57" w:rsidRDefault="00580A57" w:rsidP="004054CC">
            <w:pPr>
              <w:rPr>
                <w:noProof/>
                <w:lang w:val="ro-RO"/>
              </w:rPr>
            </w:pPr>
          </w:p>
        </w:tc>
      </w:tr>
      <w:tr w:rsidR="004054CC" w:rsidRPr="00965A39" w:rsidTr="00965A39">
        <w:tc>
          <w:tcPr>
            <w:tcW w:w="828" w:type="dxa"/>
            <w:tcBorders>
              <w:top w:val="single" w:sz="8" w:space="0" w:color="C0504D"/>
              <w:left w:val="single" w:sz="8" w:space="0" w:color="C0504D"/>
              <w:bottom w:val="single" w:sz="8" w:space="0" w:color="C0504D"/>
            </w:tcBorders>
          </w:tcPr>
          <w:p w:rsidR="004054CC" w:rsidRPr="00965A39" w:rsidRDefault="004054CC" w:rsidP="005867FD">
            <w:pPr>
              <w:numPr>
                <w:ilvl w:val="0"/>
                <w:numId w:val="10"/>
              </w:numPr>
              <w:rPr>
                <w:b/>
                <w:bCs/>
                <w:noProof/>
                <w:lang w:val="ro-RO"/>
              </w:rPr>
            </w:pPr>
          </w:p>
        </w:tc>
        <w:tc>
          <w:tcPr>
            <w:tcW w:w="3690" w:type="dxa"/>
            <w:tcBorders>
              <w:top w:val="single" w:sz="8" w:space="0" w:color="C0504D"/>
              <w:bottom w:val="single" w:sz="8" w:space="0" w:color="C0504D"/>
            </w:tcBorders>
          </w:tcPr>
          <w:p w:rsidR="004054CC" w:rsidRPr="007D2FFF" w:rsidRDefault="004054CC" w:rsidP="004054CC">
            <w:pPr>
              <w:rPr>
                <w:noProof/>
                <w:color w:val="000000"/>
                <w:lang w:val="ro-RO"/>
              </w:rPr>
            </w:pPr>
          </w:p>
        </w:tc>
        <w:tc>
          <w:tcPr>
            <w:tcW w:w="5265" w:type="dxa"/>
            <w:tcBorders>
              <w:top w:val="single" w:sz="8" w:space="0" w:color="C0504D"/>
              <w:bottom w:val="single" w:sz="8" w:space="0" w:color="C0504D"/>
              <w:right w:val="single" w:sz="8" w:space="0" w:color="C0504D"/>
            </w:tcBorders>
          </w:tcPr>
          <w:p w:rsidR="004054CC" w:rsidRDefault="004054CC" w:rsidP="006D2DF3">
            <w:pPr>
              <w:rPr>
                <w:noProof/>
                <w:lang w:val="ro-RO"/>
              </w:rPr>
            </w:pPr>
          </w:p>
        </w:tc>
      </w:tr>
      <w:tr w:rsidR="004054CC" w:rsidRPr="00965A39" w:rsidTr="00965A39">
        <w:tc>
          <w:tcPr>
            <w:tcW w:w="828" w:type="dxa"/>
            <w:tcBorders>
              <w:top w:val="single" w:sz="8" w:space="0" w:color="C0504D"/>
              <w:left w:val="single" w:sz="8" w:space="0" w:color="C0504D"/>
              <w:bottom w:val="single" w:sz="8" w:space="0" w:color="C0504D"/>
            </w:tcBorders>
          </w:tcPr>
          <w:p w:rsidR="004054CC" w:rsidRPr="00965A39" w:rsidRDefault="004054CC" w:rsidP="005867FD">
            <w:pPr>
              <w:numPr>
                <w:ilvl w:val="0"/>
                <w:numId w:val="10"/>
              </w:numPr>
              <w:rPr>
                <w:b/>
                <w:bCs/>
                <w:noProof/>
                <w:lang w:val="ro-RO"/>
              </w:rPr>
            </w:pPr>
          </w:p>
        </w:tc>
        <w:tc>
          <w:tcPr>
            <w:tcW w:w="3690" w:type="dxa"/>
            <w:tcBorders>
              <w:top w:val="single" w:sz="8" w:space="0" w:color="C0504D"/>
              <w:bottom w:val="single" w:sz="8" w:space="0" w:color="C0504D"/>
            </w:tcBorders>
          </w:tcPr>
          <w:p w:rsidR="004054CC" w:rsidRPr="007D2FFF" w:rsidRDefault="004054CC" w:rsidP="004054CC">
            <w:pPr>
              <w:rPr>
                <w:noProof/>
                <w:color w:val="000000"/>
                <w:lang w:val="ro-RO"/>
              </w:rPr>
            </w:pPr>
            <w:r w:rsidRPr="007D2FFF">
              <w:rPr>
                <w:noProof/>
                <w:color w:val="000000"/>
                <w:lang w:val="ro-RO"/>
              </w:rPr>
              <w:t>Modalitate de ambalare</w:t>
            </w:r>
          </w:p>
        </w:tc>
        <w:tc>
          <w:tcPr>
            <w:tcW w:w="5265" w:type="dxa"/>
            <w:tcBorders>
              <w:top w:val="single" w:sz="8" w:space="0" w:color="C0504D"/>
              <w:bottom w:val="single" w:sz="8" w:space="0" w:color="C0504D"/>
              <w:right w:val="single" w:sz="8" w:space="0" w:color="C0504D"/>
            </w:tcBorders>
          </w:tcPr>
          <w:p w:rsidR="004054CC" w:rsidRDefault="004054CC" w:rsidP="006D2DF3">
            <w:pPr>
              <w:rPr>
                <w:noProof/>
                <w:lang w:val="ro-RO"/>
              </w:rPr>
            </w:pPr>
            <w:r w:rsidRPr="007D2FFF">
              <w:rPr>
                <w:noProof/>
                <w:color w:val="000000"/>
                <w:lang w:val="ro-RO"/>
              </w:rPr>
              <w:t>User defined 1</w:t>
            </w:r>
          </w:p>
        </w:tc>
      </w:tr>
      <w:tr w:rsidR="004054CC" w:rsidRPr="00965A39" w:rsidTr="00965A39">
        <w:tc>
          <w:tcPr>
            <w:tcW w:w="828" w:type="dxa"/>
            <w:tcBorders>
              <w:top w:val="single" w:sz="8" w:space="0" w:color="C0504D"/>
              <w:left w:val="single" w:sz="8" w:space="0" w:color="C0504D"/>
              <w:bottom w:val="single" w:sz="8" w:space="0" w:color="C0504D"/>
            </w:tcBorders>
          </w:tcPr>
          <w:p w:rsidR="004054CC" w:rsidRPr="00965A39" w:rsidRDefault="004054CC" w:rsidP="005867FD">
            <w:pPr>
              <w:numPr>
                <w:ilvl w:val="0"/>
                <w:numId w:val="10"/>
              </w:numPr>
              <w:rPr>
                <w:b/>
                <w:bCs/>
                <w:noProof/>
                <w:lang w:val="ro-RO"/>
              </w:rPr>
            </w:pPr>
          </w:p>
        </w:tc>
        <w:tc>
          <w:tcPr>
            <w:tcW w:w="3690" w:type="dxa"/>
            <w:tcBorders>
              <w:top w:val="single" w:sz="8" w:space="0" w:color="C0504D"/>
              <w:bottom w:val="single" w:sz="8" w:space="0" w:color="C0504D"/>
            </w:tcBorders>
          </w:tcPr>
          <w:p w:rsidR="004054CC" w:rsidRPr="007D2FFF" w:rsidRDefault="004054CC" w:rsidP="004054CC">
            <w:pPr>
              <w:rPr>
                <w:noProof/>
                <w:color w:val="000000"/>
                <w:lang w:val="ro-RO"/>
              </w:rPr>
            </w:pPr>
            <w:r w:rsidRPr="007D2FFF">
              <w:rPr>
                <w:noProof/>
                <w:color w:val="000000"/>
                <w:lang w:val="ro-RO"/>
              </w:rPr>
              <w:t>GRUP PRODUSE</w:t>
            </w:r>
          </w:p>
        </w:tc>
        <w:tc>
          <w:tcPr>
            <w:tcW w:w="5265" w:type="dxa"/>
            <w:tcBorders>
              <w:top w:val="single" w:sz="8" w:space="0" w:color="C0504D"/>
              <w:bottom w:val="single" w:sz="8" w:space="0" w:color="C0504D"/>
              <w:right w:val="single" w:sz="8" w:space="0" w:color="C0504D"/>
            </w:tcBorders>
          </w:tcPr>
          <w:p w:rsidR="004054CC" w:rsidRPr="007D2FFF" w:rsidRDefault="004054CC" w:rsidP="006D2DF3">
            <w:pPr>
              <w:rPr>
                <w:noProof/>
                <w:color w:val="000000"/>
                <w:lang w:val="ro-RO"/>
              </w:rPr>
            </w:pPr>
            <w:r>
              <w:rPr>
                <w:noProof/>
                <w:color w:val="000000"/>
                <w:lang w:val="ro-RO"/>
              </w:rPr>
              <w:t>Dimensiunea contabila</w:t>
            </w:r>
          </w:p>
        </w:tc>
      </w:tr>
      <w:tr w:rsidR="007D7B58" w:rsidRPr="00965A39" w:rsidTr="00965A39">
        <w:tc>
          <w:tcPr>
            <w:tcW w:w="828" w:type="dxa"/>
            <w:tcBorders>
              <w:top w:val="single" w:sz="8" w:space="0" w:color="C0504D"/>
              <w:left w:val="single" w:sz="8" w:space="0" w:color="C0504D"/>
              <w:bottom w:val="single" w:sz="8" w:space="0" w:color="C0504D"/>
            </w:tcBorders>
          </w:tcPr>
          <w:p w:rsidR="007D7B58" w:rsidRPr="00965A39" w:rsidRDefault="007D7B58" w:rsidP="005867FD">
            <w:pPr>
              <w:numPr>
                <w:ilvl w:val="0"/>
                <w:numId w:val="10"/>
              </w:numPr>
              <w:rPr>
                <w:b/>
                <w:bCs/>
                <w:noProof/>
                <w:lang w:val="ro-RO"/>
              </w:rPr>
            </w:pPr>
          </w:p>
        </w:tc>
        <w:tc>
          <w:tcPr>
            <w:tcW w:w="3690" w:type="dxa"/>
            <w:tcBorders>
              <w:top w:val="single" w:sz="8" w:space="0" w:color="C0504D"/>
              <w:bottom w:val="single" w:sz="8" w:space="0" w:color="C0504D"/>
            </w:tcBorders>
          </w:tcPr>
          <w:p w:rsidR="007D7B58" w:rsidRPr="007D2FFF" w:rsidRDefault="007D7B58" w:rsidP="004054CC">
            <w:pPr>
              <w:rPr>
                <w:noProof/>
                <w:color w:val="000000"/>
                <w:lang w:val="ro-RO"/>
              </w:rPr>
            </w:pPr>
            <w:r>
              <w:rPr>
                <w:noProof/>
                <w:color w:val="000000"/>
                <w:lang w:val="ro-RO"/>
              </w:rPr>
              <w:t>Blocat la livrare</w:t>
            </w:r>
          </w:p>
        </w:tc>
        <w:tc>
          <w:tcPr>
            <w:tcW w:w="5265" w:type="dxa"/>
            <w:tcBorders>
              <w:top w:val="single" w:sz="8" w:space="0" w:color="C0504D"/>
              <w:bottom w:val="single" w:sz="8" w:space="0" w:color="C0504D"/>
              <w:right w:val="single" w:sz="8" w:space="0" w:color="C0504D"/>
            </w:tcBorders>
          </w:tcPr>
          <w:p w:rsidR="007D7B58" w:rsidRDefault="007D7B58" w:rsidP="006D2DF3">
            <w:pPr>
              <w:rPr>
                <w:noProof/>
                <w:color w:val="000000"/>
                <w:lang w:val="ro-RO"/>
              </w:rPr>
            </w:pPr>
            <w:r>
              <w:rPr>
                <w:noProof/>
                <w:color w:val="000000"/>
                <w:lang w:val="ro-RO"/>
              </w:rPr>
              <w:t>Specifica daca se mai livreaza sau nu produsul respectiv. De exemplu promotiile au durata limitata in timp.</w:t>
            </w:r>
          </w:p>
        </w:tc>
      </w:tr>
    </w:tbl>
    <w:p w:rsidR="00965A39" w:rsidRPr="007D2FFF" w:rsidRDefault="00965A39" w:rsidP="00F51758">
      <w:pPr>
        <w:rPr>
          <w:noProof/>
          <w:lang w:val="ro-RO"/>
        </w:rPr>
      </w:pPr>
    </w:p>
    <w:p w:rsidR="004054CC" w:rsidRDefault="007F15F8" w:rsidP="007F15F8">
      <w:pPr>
        <w:rPr>
          <w:noProof/>
          <w:lang w:val="ro-RO"/>
        </w:rPr>
      </w:pPr>
      <w:r w:rsidRPr="007D2FFF">
        <w:rPr>
          <w:noProof/>
          <w:lang w:val="ro-RO"/>
        </w:rPr>
        <w:t xml:space="preserve">Produsele vor fi consolidate din cele 3 </w:t>
      </w:r>
      <w:r w:rsidR="004054CC">
        <w:rPr>
          <w:noProof/>
          <w:lang w:val="ro-RO"/>
        </w:rPr>
        <w:t>companii i</w:t>
      </w:r>
      <w:r w:rsidRPr="007D2FFF">
        <w:rPr>
          <w:noProof/>
          <w:lang w:val="ro-RO"/>
        </w:rPr>
        <w:t xml:space="preserve">Scala. </w:t>
      </w:r>
    </w:p>
    <w:p w:rsidR="007F15F8" w:rsidRPr="007D2FFF" w:rsidRDefault="007F15F8" w:rsidP="007F15F8">
      <w:pPr>
        <w:rPr>
          <w:noProof/>
          <w:lang w:val="ro-RO"/>
        </w:rPr>
      </w:pPr>
      <w:r w:rsidRPr="007D2FFF">
        <w:rPr>
          <w:noProof/>
          <w:lang w:val="ro-RO"/>
        </w:rPr>
        <w:t>Co</w:t>
      </w:r>
      <w:r w:rsidR="004054CC">
        <w:rPr>
          <w:noProof/>
          <w:lang w:val="ro-RO"/>
        </w:rPr>
        <w:t>nsolidarea se va face pe baza c</w:t>
      </w:r>
      <w:r w:rsidRPr="007D2FFF">
        <w:rPr>
          <w:noProof/>
          <w:lang w:val="ro-RO"/>
        </w:rPr>
        <w:t xml:space="preserve">odurilor unice EAN. </w:t>
      </w:r>
    </w:p>
    <w:p w:rsidR="007F15F8" w:rsidRPr="00FC6B03" w:rsidRDefault="007F15F8" w:rsidP="00FC6B03">
      <w:pPr>
        <w:pBdr>
          <w:top w:val="single" w:sz="4" w:space="1" w:color="auto"/>
          <w:left w:val="single" w:sz="4" w:space="4" w:color="auto"/>
          <w:bottom w:val="single" w:sz="4" w:space="1" w:color="auto"/>
          <w:right w:val="single" w:sz="4" w:space="4" w:color="auto"/>
        </w:pBdr>
        <w:rPr>
          <w:b/>
          <w:shadow/>
          <w:noProof/>
          <w:lang w:val="ro-RO"/>
        </w:rPr>
      </w:pPr>
      <w:r w:rsidRPr="00FC6B03">
        <w:rPr>
          <w:b/>
          <w:shadow/>
          <w:noProof/>
          <w:highlight w:val="yellow"/>
          <w:lang w:val="ro-RO"/>
        </w:rPr>
        <w:t xml:space="preserve">In momentul in care exista acelasi cod EAN in toate cele 3 </w:t>
      </w:r>
      <w:r w:rsidR="004054CC" w:rsidRPr="00FC6B03">
        <w:rPr>
          <w:b/>
          <w:shadow/>
          <w:noProof/>
          <w:highlight w:val="yellow"/>
          <w:lang w:val="ro-RO"/>
        </w:rPr>
        <w:t xml:space="preserve">companii, inregistrarea din compania </w:t>
      </w:r>
      <w:r w:rsidR="00D376C4" w:rsidRPr="00D376C4">
        <w:rPr>
          <w:b/>
          <w:noProof/>
          <w:lang w:val="ro-RO"/>
        </w:rPr>
        <w:t>Boromir IND</w:t>
      </w:r>
      <w:r w:rsidR="004054CC" w:rsidRPr="00FC6B03">
        <w:rPr>
          <w:b/>
          <w:shadow/>
          <w:noProof/>
          <w:highlight w:val="yellow"/>
          <w:lang w:val="ro-RO"/>
        </w:rPr>
        <w:t xml:space="preserve"> va fi considerata master!</w:t>
      </w:r>
    </w:p>
    <w:p w:rsidR="00395947" w:rsidRDefault="00395947" w:rsidP="004054CC">
      <w:pPr>
        <w:rPr>
          <w:noProof/>
          <w:lang w:val="ro-RO"/>
        </w:rPr>
      </w:pPr>
    </w:p>
    <w:p w:rsidR="004054CC" w:rsidRDefault="004054CC" w:rsidP="004054CC">
      <w:pPr>
        <w:rPr>
          <w:noProof/>
          <w:lang w:val="ro-RO"/>
        </w:rPr>
      </w:pPr>
      <w:r>
        <w:rPr>
          <w:noProof/>
          <w:lang w:val="ro-RO"/>
        </w:rPr>
        <w:t>In cazul in care nu se va reusi in iScala gruparea unica pe categorii a produselor din cele 3 companii, atunci aceasta grupare se va efectua la nivelul CRM, urmand a fi intretinuta de adminul CRM.</w:t>
      </w:r>
    </w:p>
    <w:p w:rsidR="004054CC" w:rsidRDefault="004054CC" w:rsidP="004054CC">
      <w:pPr>
        <w:rPr>
          <w:noProof/>
          <w:lang w:val="ro-RO"/>
        </w:rPr>
      </w:pPr>
      <w:r>
        <w:rPr>
          <w:noProof/>
          <w:lang w:val="ro-RO"/>
        </w:rPr>
        <w:t xml:space="preserve"> </w:t>
      </w:r>
    </w:p>
    <w:p w:rsidR="007F15F8" w:rsidRDefault="007F15F8" w:rsidP="007F15F8">
      <w:pPr>
        <w:pStyle w:val="Heading3"/>
        <w:rPr>
          <w:noProof/>
          <w:lang w:val="ro-RO"/>
        </w:rPr>
      </w:pPr>
      <w:bookmarkStart w:id="51" w:name="_Toc272748821"/>
      <w:bookmarkStart w:id="52" w:name="_Toc272757423"/>
      <w:bookmarkStart w:id="53" w:name="_Toc275250485"/>
      <w:r w:rsidRPr="007D2FFF">
        <w:rPr>
          <w:noProof/>
          <w:lang w:val="ro-RO"/>
        </w:rPr>
        <w:t>Promotii</w:t>
      </w:r>
      <w:bookmarkEnd w:id="51"/>
      <w:bookmarkEnd w:id="52"/>
      <w:bookmarkEnd w:id="53"/>
    </w:p>
    <w:p w:rsidR="004D5F27" w:rsidRDefault="004D5F27" w:rsidP="007F15F8">
      <w:pPr>
        <w:ind w:left="705"/>
        <w:rPr>
          <w:lang w:val="ro-RO"/>
        </w:rPr>
      </w:pPr>
    </w:p>
    <w:p w:rsidR="004D5F27" w:rsidRDefault="004D5F27" w:rsidP="004D5F27">
      <w:pPr>
        <w:rPr>
          <w:noProof/>
          <w:lang w:val="ro-RO"/>
        </w:rPr>
      </w:pPr>
      <w:r>
        <w:rPr>
          <w:noProof/>
          <w:lang w:val="ro-RO"/>
        </w:rPr>
        <w:t>Promotiile sunt definite in iScala ca si coduri individuale de produs. Nu se folosesc retete de tip BOM.</w:t>
      </w:r>
    </w:p>
    <w:p w:rsidR="00721DBC" w:rsidRDefault="00721DBC" w:rsidP="004D5F27">
      <w:pPr>
        <w:rPr>
          <w:noProof/>
          <w:lang w:val="ro-RO"/>
        </w:rPr>
      </w:pPr>
      <w:r>
        <w:rPr>
          <w:noProof/>
          <w:lang w:val="ro-RO"/>
        </w:rPr>
        <w:t>Ex</w:t>
      </w:r>
      <w:r w:rsidR="00522DCE">
        <w:rPr>
          <w:noProof/>
          <w:lang w:val="ro-RO"/>
        </w:rPr>
        <w:t>emplu</w:t>
      </w:r>
      <w:r>
        <w:rPr>
          <w:noProof/>
          <w:lang w:val="ro-RO"/>
        </w:rPr>
        <w:t xml:space="preserve"> de promotii: </w:t>
      </w:r>
      <w:r w:rsidR="00462E06">
        <w:rPr>
          <w:noProof/>
          <w:lang w:val="ro-RO"/>
        </w:rPr>
        <w:t xml:space="preserve">Dintr-un bax de 12 bucati, 2 bucati sunt acordate pe gratis. </w:t>
      </w:r>
      <w:r w:rsidR="007D7B58">
        <w:rPr>
          <w:noProof/>
          <w:lang w:val="ro-RO"/>
        </w:rPr>
        <w:t>Promotiile au durata limitata in timp.</w:t>
      </w:r>
    </w:p>
    <w:p w:rsidR="00FF345A" w:rsidRDefault="004D5F27" w:rsidP="004D5F27">
      <w:pPr>
        <w:rPr>
          <w:noProof/>
          <w:lang w:val="ro-RO"/>
        </w:rPr>
      </w:pPr>
      <w:r w:rsidRPr="00170907">
        <w:rPr>
          <w:noProof/>
          <w:lang w:val="ro-RO"/>
        </w:rPr>
        <w:t>In CR</w:t>
      </w:r>
      <w:r w:rsidR="009114B7" w:rsidRPr="00170907">
        <w:rPr>
          <w:noProof/>
          <w:lang w:val="ro-RO"/>
        </w:rPr>
        <w:t>M este posibil sa se introduca structurile de date aferente promotiilor pentru a putea servi la calculul targetului realizat.</w:t>
      </w:r>
      <w:r w:rsidR="009114B7">
        <w:rPr>
          <w:noProof/>
          <w:lang w:val="ro-RO"/>
        </w:rPr>
        <w:t xml:space="preserve"> </w:t>
      </w:r>
      <w:r w:rsidR="00F02282">
        <w:rPr>
          <w:noProof/>
          <w:lang w:val="ro-RO"/>
        </w:rPr>
        <w:t>Se pot sepcifica componenta unui pachet promotional. (Ex. Un cos de craciun cu 2 cozonaci</w:t>
      </w:r>
      <w:r w:rsidR="000861F1">
        <w:rPr>
          <w:noProof/>
          <w:lang w:val="ro-RO"/>
        </w:rPr>
        <w:t xml:space="preserve"> si unul pa pret 0</w:t>
      </w:r>
      <w:r w:rsidR="00F02282">
        <w:rPr>
          <w:noProof/>
          <w:lang w:val="ro-RO"/>
        </w:rPr>
        <w:t xml:space="preserve"> si 4 cornuri la pret zero)</w:t>
      </w:r>
      <w:r w:rsidR="00ED5E12">
        <w:rPr>
          <w:noProof/>
          <w:lang w:val="ro-RO"/>
        </w:rPr>
        <w:t>. Pachetul promotional are un cod EAN pentru a face legatura cu Scala.</w:t>
      </w:r>
    </w:p>
    <w:p w:rsidR="007F15F8" w:rsidRPr="007D2FFF" w:rsidRDefault="007C36C0" w:rsidP="004D5F27">
      <w:pPr>
        <w:rPr>
          <w:noProof/>
          <w:lang w:val="ro-RO"/>
        </w:rPr>
      </w:pPr>
      <w:r>
        <w:rPr>
          <w:noProof/>
          <w:lang w:val="ro-RO"/>
        </w:rPr>
        <w:t xml:space="preserve">In cazul in care pachetele de promotii contin </w:t>
      </w:r>
      <w:r w:rsidR="00FF345A">
        <w:rPr>
          <w:noProof/>
          <w:lang w:val="ro-RO"/>
        </w:rPr>
        <w:t xml:space="preserve">un singur </w:t>
      </w:r>
      <w:r>
        <w:rPr>
          <w:noProof/>
          <w:lang w:val="ro-RO"/>
        </w:rPr>
        <w:t xml:space="preserve">cod de produs si ceea ce difera este numarul de produse continute atunci targetul realizat se poate calcula daca </w:t>
      </w:r>
      <w:r w:rsidR="00096A6B">
        <w:rPr>
          <w:noProof/>
          <w:lang w:val="ro-RO"/>
        </w:rPr>
        <w:t>este specificata s</w:t>
      </w:r>
      <w:r w:rsidR="008C09B0">
        <w:rPr>
          <w:noProof/>
          <w:lang w:val="ro-RO"/>
        </w:rPr>
        <w:t xml:space="preserve">tructura pachetului promotional in </w:t>
      </w:r>
      <w:r w:rsidR="008C09B0">
        <w:rPr>
          <w:noProof/>
          <w:lang w:val="ro-RO"/>
        </w:rPr>
        <w:lastRenderedPageBreak/>
        <w:t>CRM.</w:t>
      </w:r>
      <w:r w:rsidR="009114B7">
        <w:rPr>
          <w:noProof/>
          <w:lang w:val="ro-RO"/>
        </w:rPr>
        <w:t>Orice p</w:t>
      </w:r>
      <w:r w:rsidR="007F15F8" w:rsidRPr="007D2FFF">
        <w:rPr>
          <w:noProof/>
          <w:lang w:val="ro-RO"/>
        </w:rPr>
        <w:t>romoti</w:t>
      </w:r>
      <w:r w:rsidR="009114B7">
        <w:rPr>
          <w:noProof/>
          <w:lang w:val="ro-RO"/>
        </w:rPr>
        <w:t>e</w:t>
      </w:r>
      <w:r w:rsidR="007F15F8" w:rsidRPr="007D2FFF">
        <w:rPr>
          <w:noProof/>
          <w:lang w:val="ro-RO"/>
        </w:rPr>
        <w:t xml:space="preserve"> este </w:t>
      </w:r>
      <w:r w:rsidR="009114B7">
        <w:rPr>
          <w:noProof/>
          <w:lang w:val="ro-RO"/>
        </w:rPr>
        <w:t xml:space="preserve">insotita de </w:t>
      </w:r>
      <w:r w:rsidR="007F15F8" w:rsidRPr="007D2FFF">
        <w:rPr>
          <w:noProof/>
          <w:lang w:val="ro-RO"/>
        </w:rPr>
        <w:t xml:space="preserve">o decizie </w:t>
      </w:r>
      <w:r w:rsidR="009114B7">
        <w:rPr>
          <w:noProof/>
          <w:lang w:val="ro-RO"/>
        </w:rPr>
        <w:t>semnata si stampilata</w:t>
      </w:r>
      <w:r w:rsidR="009727F6">
        <w:rPr>
          <w:noProof/>
          <w:lang w:val="ro-RO"/>
        </w:rPr>
        <w:t>; e</w:t>
      </w:r>
      <w:r w:rsidR="007F15F8" w:rsidRPr="007D2FFF">
        <w:rPr>
          <w:noProof/>
          <w:lang w:val="ro-RO"/>
        </w:rPr>
        <w:t xml:space="preserve"> important ca documentul scanat sa </w:t>
      </w:r>
      <w:r w:rsidR="009727F6">
        <w:rPr>
          <w:noProof/>
          <w:lang w:val="ro-RO"/>
        </w:rPr>
        <w:t>ajunga rapid in posesia</w:t>
      </w:r>
      <w:r w:rsidR="007F15F8" w:rsidRPr="007D2FFF">
        <w:rPr>
          <w:noProof/>
          <w:lang w:val="ro-RO"/>
        </w:rPr>
        <w:t xml:space="preserve"> ASM</w:t>
      </w:r>
      <w:r w:rsidR="009727F6">
        <w:rPr>
          <w:noProof/>
          <w:lang w:val="ro-RO"/>
        </w:rPr>
        <w:t xml:space="preserve">-ului pentru ca acesta sa transmita informatia mai departe cat mai rapid si mai eficient. </w:t>
      </w:r>
    </w:p>
    <w:p w:rsidR="009727F6" w:rsidRDefault="009727F6" w:rsidP="009727F6">
      <w:pPr>
        <w:rPr>
          <w:noProof/>
          <w:lang w:val="ro-RO"/>
        </w:rPr>
      </w:pPr>
      <w:r>
        <w:rPr>
          <w:noProof/>
          <w:lang w:val="ro-RO"/>
        </w:rPr>
        <w:t xml:space="preserve">Aceste documente de prezentare a promotiiilor se vor atasa in CRM; pe baza lor se </w:t>
      </w:r>
      <w:r w:rsidR="000A71A3">
        <w:rPr>
          <w:noProof/>
          <w:lang w:val="ro-RO"/>
        </w:rPr>
        <w:t>vor</w:t>
      </w:r>
      <w:r>
        <w:rPr>
          <w:noProof/>
          <w:lang w:val="ro-RO"/>
        </w:rPr>
        <w:t xml:space="preserve"> lansa campanii rapide de notificare catre ASM (se pot trimite automat emailuri cu informatii despre campanie). </w:t>
      </w:r>
    </w:p>
    <w:p w:rsidR="007F15F8" w:rsidRPr="007D2FFF" w:rsidRDefault="007F15F8" w:rsidP="007F15F8">
      <w:pPr>
        <w:rPr>
          <w:noProof/>
          <w:color w:val="000000"/>
          <w:lang w:val="ro-RO"/>
        </w:rPr>
      </w:pPr>
    </w:p>
    <w:p w:rsidR="00F51758" w:rsidRDefault="00F51758" w:rsidP="00F51758">
      <w:pPr>
        <w:pStyle w:val="Heading2"/>
        <w:rPr>
          <w:noProof/>
          <w:lang w:val="ro-RO"/>
        </w:rPr>
      </w:pPr>
      <w:bookmarkStart w:id="54" w:name="_Toc272748835"/>
      <w:bookmarkStart w:id="55" w:name="_Toc272757446"/>
      <w:bookmarkStart w:id="56" w:name="_Toc275250486"/>
      <w:r w:rsidRPr="007D2FFF">
        <w:rPr>
          <w:noProof/>
          <w:lang w:val="ro-RO"/>
        </w:rPr>
        <w:t>Facturi</w:t>
      </w:r>
      <w:r w:rsidR="007048B7">
        <w:rPr>
          <w:noProof/>
          <w:lang w:val="ro-RO"/>
        </w:rPr>
        <w:t>le</w:t>
      </w:r>
      <w:r w:rsidRPr="007D2FFF">
        <w:rPr>
          <w:noProof/>
          <w:lang w:val="ro-RO"/>
        </w:rPr>
        <w:t xml:space="preserve"> </w:t>
      </w:r>
      <w:r w:rsidR="006D6F06" w:rsidRPr="007D2FFF">
        <w:rPr>
          <w:noProof/>
          <w:lang w:val="ro-RO"/>
        </w:rPr>
        <w:t>neincasate (</w:t>
      </w:r>
      <w:r w:rsidRPr="007D2FFF">
        <w:rPr>
          <w:noProof/>
          <w:lang w:val="ro-RO"/>
        </w:rPr>
        <w:t>in sold</w:t>
      </w:r>
      <w:bookmarkEnd w:id="54"/>
      <w:bookmarkEnd w:id="55"/>
      <w:r w:rsidR="006D6F06" w:rsidRPr="007D2FFF">
        <w:rPr>
          <w:noProof/>
          <w:lang w:val="ro-RO"/>
        </w:rPr>
        <w:t>)</w:t>
      </w:r>
      <w:bookmarkEnd w:id="56"/>
    </w:p>
    <w:p w:rsidR="007048B7" w:rsidRDefault="007048B7" w:rsidP="007048B7">
      <w:pPr>
        <w:rPr>
          <w:lang w:val="ro-RO"/>
        </w:rPr>
      </w:pPr>
    </w:p>
    <w:p w:rsidR="007048B7" w:rsidRDefault="007048B7" w:rsidP="007048B7">
      <w:pPr>
        <w:rPr>
          <w:lang w:val="ro-RO"/>
        </w:rPr>
      </w:pPr>
      <w:r>
        <w:rPr>
          <w:lang w:val="ro-RO"/>
        </w:rPr>
        <w:t>Zilnic se vor prelua automat in CRM informatii despre facturile neincasate.</w:t>
      </w:r>
    </w:p>
    <w:p w:rsidR="007048B7" w:rsidRDefault="007048B7" w:rsidP="007048B7">
      <w:pPr>
        <w:rPr>
          <w:lang w:val="ro-RO"/>
        </w:rPr>
      </w:pPr>
      <w:r>
        <w:rPr>
          <w:lang w:val="ro-RO"/>
        </w:rPr>
        <w:t xml:space="preserve">Aceasta tabela va fi intretinuta in permanenta cu situatia la zi a facturilor in sold, nu se va pastra un istoric al </w:t>
      </w:r>
      <w:r w:rsidR="00A43562">
        <w:rPr>
          <w:lang w:val="ro-RO"/>
        </w:rPr>
        <w:t>facturilor si incasarilor acestora</w:t>
      </w:r>
      <w:r>
        <w:rPr>
          <w:lang w:val="ro-RO"/>
        </w:rPr>
        <w:t>.</w:t>
      </w:r>
      <w:r w:rsidR="00FA79E7">
        <w:rPr>
          <w:lang w:val="ro-RO"/>
        </w:rPr>
        <w:t xml:space="preserve"> Raportul trebuie sa fie centralizat la nivel de ASM cu toti Clientii si soldurile lor</w:t>
      </w:r>
      <w:r w:rsidR="00547DE2">
        <w:rPr>
          <w:lang w:val="ro-RO"/>
        </w:rPr>
        <w:t>.</w:t>
      </w:r>
    </w:p>
    <w:p w:rsidR="007048B7" w:rsidRDefault="007048B7" w:rsidP="007048B7">
      <w:pPr>
        <w:rPr>
          <w:lang w:val="ro-RO"/>
        </w:rPr>
      </w:pPr>
    </w:p>
    <w:tbl>
      <w:tblPr>
        <w:tblW w:w="0" w:type="auto"/>
        <w:tblBorders>
          <w:top w:val="single" w:sz="8" w:space="0" w:color="C0504D"/>
          <w:left w:val="single" w:sz="8" w:space="0" w:color="C0504D"/>
          <w:bottom w:val="single" w:sz="8" w:space="0" w:color="C0504D"/>
          <w:right w:val="single" w:sz="8" w:space="0" w:color="C0504D"/>
        </w:tblBorders>
        <w:tblLook w:val="04A0"/>
      </w:tblPr>
      <w:tblGrid>
        <w:gridCol w:w="828"/>
        <w:gridCol w:w="3690"/>
        <w:gridCol w:w="5265"/>
      </w:tblGrid>
      <w:tr w:rsidR="007048B7" w:rsidRPr="00965A39" w:rsidTr="006D2DF3">
        <w:trPr>
          <w:tblHeader/>
        </w:trPr>
        <w:tc>
          <w:tcPr>
            <w:tcW w:w="828" w:type="dxa"/>
            <w:shd w:val="clear" w:color="auto" w:fill="C0504D"/>
          </w:tcPr>
          <w:p w:rsidR="007048B7" w:rsidRPr="00965A39" w:rsidRDefault="007048B7" w:rsidP="006D2DF3">
            <w:pPr>
              <w:rPr>
                <w:b/>
                <w:bCs/>
                <w:noProof/>
                <w:color w:val="FFFFFF"/>
                <w:lang w:val="ro-RO"/>
              </w:rPr>
            </w:pPr>
            <w:r w:rsidRPr="00965A39">
              <w:rPr>
                <w:b/>
                <w:bCs/>
                <w:noProof/>
                <w:color w:val="FFFFFF"/>
                <w:lang w:val="ro-RO"/>
              </w:rPr>
              <w:t>Ref</w:t>
            </w:r>
          </w:p>
        </w:tc>
        <w:tc>
          <w:tcPr>
            <w:tcW w:w="3690" w:type="dxa"/>
            <w:shd w:val="clear" w:color="auto" w:fill="C0504D"/>
          </w:tcPr>
          <w:p w:rsidR="007048B7" w:rsidRPr="00965A39" w:rsidRDefault="007048B7" w:rsidP="006D2DF3">
            <w:pPr>
              <w:rPr>
                <w:b/>
                <w:bCs/>
                <w:noProof/>
                <w:color w:val="FFFFFF"/>
                <w:lang w:val="ro-RO"/>
              </w:rPr>
            </w:pPr>
            <w:r w:rsidRPr="00965A39">
              <w:rPr>
                <w:b/>
                <w:bCs/>
                <w:noProof/>
                <w:color w:val="FFFFFF"/>
                <w:lang w:val="ro-RO"/>
              </w:rPr>
              <w:t>Nume Camp</w:t>
            </w:r>
          </w:p>
        </w:tc>
        <w:tc>
          <w:tcPr>
            <w:tcW w:w="5265" w:type="dxa"/>
            <w:shd w:val="clear" w:color="auto" w:fill="C0504D"/>
          </w:tcPr>
          <w:p w:rsidR="007048B7" w:rsidRPr="00965A39" w:rsidRDefault="007048B7" w:rsidP="006D2DF3">
            <w:pPr>
              <w:rPr>
                <w:b/>
                <w:bCs/>
                <w:noProof/>
                <w:color w:val="FFFFFF"/>
                <w:lang w:val="ro-RO"/>
              </w:rPr>
            </w:pPr>
            <w:r w:rsidRPr="00965A39">
              <w:rPr>
                <w:b/>
                <w:bCs/>
                <w:noProof/>
                <w:color w:val="FFFFFF"/>
                <w:lang w:val="ro-RO"/>
              </w:rPr>
              <w:t>Observatii</w:t>
            </w:r>
          </w:p>
        </w:tc>
      </w:tr>
      <w:tr w:rsidR="007048B7" w:rsidRPr="00965A39" w:rsidTr="006D2DF3">
        <w:tc>
          <w:tcPr>
            <w:tcW w:w="828" w:type="dxa"/>
          </w:tcPr>
          <w:p w:rsidR="007048B7" w:rsidRPr="00965A39" w:rsidRDefault="007048B7" w:rsidP="005867FD">
            <w:pPr>
              <w:numPr>
                <w:ilvl w:val="0"/>
                <w:numId w:val="11"/>
              </w:numPr>
              <w:rPr>
                <w:b/>
                <w:bCs/>
                <w:noProof/>
                <w:lang w:val="ro-RO"/>
              </w:rPr>
            </w:pPr>
          </w:p>
        </w:tc>
        <w:tc>
          <w:tcPr>
            <w:tcW w:w="3690" w:type="dxa"/>
          </w:tcPr>
          <w:p w:rsidR="007048B7" w:rsidRPr="00965A39" w:rsidRDefault="007048B7" w:rsidP="006D2DF3">
            <w:pPr>
              <w:rPr>
                <w:noProof/>
                <w:color w:val="000000"/>
                <w:lang w:val="ro-RO"/>
              </w:rPr>
            </w:pPr>
            <w:r>
              <w:rPr>
                <w:noProof/>
                <w:color w:val="000000"/>
                <w:lang w:val="ro-RO"/>
              </w:rPr>
              <w:t>Numar Factura</w:t>
            </w:r>
          </w:p>
        </w:tc>
        <w:tc>
          <w:tcPr>
            <w:tcW w:w="5265" w:type="dxa"/>
          </w:tcPr>
          <w:p w:rsidR="007048B7" w:rsidRPr="00965A39" w:rsidRDefault="007048B7" w:rsidP="006D2DF3">
            <w:pPr>
              <w:rPr>
                <w:noProof/>
                <w:lang w:val="ro-RO"/>
              </w:rPr>
            </w:pPr>
          </w:p>
        </w:tc>
      </w:tr>
      <w:tr w:rsidR="007048B7" w:rsidRPr="00965A39" w:rsidTr="006D2DF3">
        <w:tc>
          <w:tcPr>
            <w:tcW w:w="828" w:type="dxa"/>
            <w:tcBorders>
              <w:top w:val="single" w:sz="8" w:space="0" w:color="C0504D"/>
              <w:left w:val="single" w:sz="8" w:space="0" w:color="C0504D"/>
              <w:bottom w:val="single" w:sz="8" w:space="0" w:color="C0504D"/>
            </w:tcBorders>
          </w:tcPr>
          <w:p w:rsidR="007048B7" w:rsidRPr="00965A39" w:rsidRDefault="007048B7" w:rsidP="005867FD">
            <w:pPr>
              <w:numPr>
                <w:ilvl w:val="0"/>
                <w:numId w:val="11"/>
              </w:numPr>
              <w:rPr>
                <w:b/>
                <w:bCs/>
                <w:noProof/>
                <w:lang w:val="ro-RO"/>
              </w:rPr>
            </w:pPr>
          </w:p>
        </w:tc>
        <w:tc>
          <w:tcPr>
            <w:tcW w:w="3690" w:type="dxa"/>
            <w:tcBorders>
              <w:top w:val="single" w:sz="8" w:space="0" w:color="C0504D"/>
              <w:bottom w:val="single" w:sz="8" w:space="0" w:color="C0504D"/>
            </w:tcBorders>
          </w:tcPr>
          <w:p w:rsidR="007048B7" w:rsidRPr="00965A39" w:rsidRDefault="007048B7" w:rsidP="006D2DF3">
            <w:pPr>
              <w:rPr>
                <w:noProof/>
                <w:lang w:val="ro-RO"/>
              </w:rPr>
            </w:pPr>
            <w:r>
              <w:rPr>
                <w:noProof/>
                <w:lang w:val="ro-RO"/>
              </w:rPr>
              <w:t>Cod Client</w:t>
            </w:r>
          </w:p>
        </w:tc>
        <w:tc>
          <w:tcPr>
            <w:tcW w:w="5265" w:type="dxa"/>
            <w:tcBorders>
              <w:top w:val="single" w:sz="8" w:space="0" w:color="C0504D"/>
              <w:bottom w:val="single" w:sz="8" w:space="0" w:color="C0504D"/>
              <w:right w:val="single" w:sz="8" w:space="0" w:color="C0504D"/>
            </w:tcBorders>
          </w:tcPr>
          <w:p w:rsidR="007048B7" w:rsidRPr="00965A39" w:rsidRDefault="007048B7" w:rsidP="006D2DF3">
            <w:pPr>
              <w:rPr>
                <w:noProof/>
                <w:lang w:val="ro-RO"/>
              </w:rPr>
            </w:pPr>
          </w:p>
        </w:tc>
      </w:tr>
      <w:tr w:rsidR="007048B7" w:rsidRPr="00965A39" w:rsidTr="006D2DF3">
        <w:tc>
          <w:tcPr>
            <w:tcW w:w="828" w:type="dxa"/>
            <w:tcBorders>
              <w:top w:val="single" w:sz="8" w:space="0" w:color="C0504D"/>
              <w:left w:val="single" w:sz="8" w:space="0" w:color="C0504D"/>
              <w:bottom w:val="single" w:sz="8" w:space="0" w:color="C0504D"/>
            </w:tcBorders>
          </w:tcPr>
          <w:p w:rsidR="007048B7" w:rsidRPr="00965A39" w:rsidRDefault="007048B7" w:rsidP="005867FD">
            <w:pPr>
              <w:numPr>
                <w:ilvl w:val="0"/>
                <w:numId w:val="11"/>
              </w:numPr>
              <w:rPr>
                <w:b/>
                <w:bCs/>
                <w:noProof/>
                <w:lang w:val="ro-RO"/>
              </w:rPr>
            </w:pPr>
          </w:p>
        </w:tc>
        <w:tc>
          <w:tcPr>
            <w:tcW w:w="3690" w:type="dxa"/>
            <w:tcBorders>
              <w:top w:val="single" w:sz="8" w:space="0" w:color="C0504D"/>
              <w:bottom w:val="single" w:sz="8" w:space="0" w:color="C0504D"/>
            </w:tcBorders>
          </w:tcPr>
          <w:p w:rsidR="007048B7" w:rsidRDefault="007048B7" w:rsidP="006D2DF3">
            <w:pPr>
              <w:rPr>
                <w:noProof/>
                <w:lang w:val="ro-RO"/>
              </w:rPr>
            </w:pPr>
            <w:r>
              <w:rPr>
                <w:noProof/>
                <w:lang w:val="ro-RO"/>
              </w:rPr>
              <w:t>Nume Client</w:t>
            </w:r>
          </w:p>
        </w:tc>
        <w:tc>
          <w:tcPr>
            <w:tcW w:w="5265" w:type="dxa"/>
            <w:tcBorders>
              <w:top w:val="single" w:sz="8" w:space="0" w:color="C0504D"/>
              <w:bottom w:val="single" w:sz="8" w:space="0" w:color="C0504D"/>
              <w:right w:val="single" w:sz="8" w:space="0" w:color="C0504D"/>
            </w:tcBorders>
          </w:tcPr>
          <w:p w:rsidR="007048B7" w:rsidRPr="00965A39" w:rsidRDefault="007048B7" w:rsidP="006D2DF3">
            <w:pPr>
              <w:rPr>
                <w:noProof/>
                <w:lang w:val="ro-RO"/>
              </w:rPr>
            </w:pPr>
          </w:p>
        </w:tc>
      </w:tr>
      <w:tr w:rsidR="007048B7" w:rsidRPr="00965A39" w:rsidTr="006D2DF3">
        <w:tc>
          <w:tcPr>
            <w:tcW w:w="828" w:type="dxa"/>
            <w:tcBorders>
              <w:top w:val="single" w:sz="8" w:space="0" w:color="C0504D"/>
              <w:left w:val="single" w:sz="8" w:space="0" w:color="C0504D"/>
              <w:bottom w:val="single" w:sz="8" w:space="0" w:color="C0504D"/>
            </w:tcBorders>
          </w:tcPr>
          <w:p w:rsidR="007048B7" w:rsidRPr="00965A39" w:rsidRDefault="007048B7" w:rsidP="005867FD">
            <w:pPr>
              <w:numPr>
                <w:ilvl w:val="0"/>
                <w:numId w:val="11"/>
              </w:numPr>
              <w:rPr>
                <w:b/>
                <w:bCs/>
                <w:noProof/>
                <w:lang w:val="ro-RO"/>
              </w:rPr>
            </w:pPr>
          </w:p>
        </w:tc>
        <w:tc>
          <w:tcPr>
            <w:tcW w:w="3690" w:type="dxa"/>
            <w:tcBorders>
              <w:top w:val="single" w:sz="8" w:space="0" w:color="C0504D"/>
              <w:bottom w:val="single" w:sz="8" w:space="0" w:color="C0504D"/>
            </w:tcBorders>
          </w:tcPr>
          <w:p w:rsidR="007048B7" w:rsidRDefault="007048B7" w:rsidP="006D2DF3">
            <w:pPr>
              <w:rPr>
                <w:noProof/>
                <w:lang w:val="ro-RO"/>
              </w:rPr>
            </w:pPr>
            <w:r>
              <w:rPr>
                <w:noProof/>
                <w:lang w:val="ro-RO"/>
              </w:rPr>
              <w:t>Data Factura</w:t>
            </w:r>
          </w:p>
        </w:tc>
        <w:tc>
          <w:tcPr>
            <w:tcW w:w="5265" w:type="dxa"/>
            <w:tcBorders>
              <w:top w:val="single" w:sz="8" w:space="0" w:color="C0504D"/>
              <w:bottom w:val="single" w:sz="8" w:space="0" w:color="C0504D"/>
              <w:right w:val="single" w:sz="8" w:space="0" w:color="C0504D"/>
            </w:tcBorders>
          </w:tcPr>
          <w:p w:rsidR="007048B7" w:rsidRPr="00965A39" w:rsidRDefault="007048B7" w:rsidP="006D2DF3">
            <w:pPr>
              <w:rPr>
                <w:noProof/>
                <w:lang w:val="ro-RO"/>
              </w:rPr>
            </w:pPr>
          </w:p>
        </w:tc>
      </w:tr>
      <w:tr w:rsidR="007048B7" w:rsidRPr="00965A39" w:rsidTr="006D2DF3">
        <w:tc>
          <w:tcPr>
            <w:tcW w:w="828" w:type="dxa"/>
            <w:tcBorders>
              <w:top w:val="single" w:sz="8" w:space="0" w:color="C0504D"/>
              <w:left w:val="single" w:sz="8" w:space="0" w:color="C0504D"/>
              <w:bottom w:val="single" w:sz="8" w:space="0" w:color="C0504D"/>
            </w:tcBorders>
          </w:tcPr>
          <w:p w:rsidR="007048B7" w:rsidRPr="00965A39" w:rsidRDefault="007048B7" w:rsidP="005867FD">
            <w:pPr>
              <w:numPr>
                <w:ilvl w:val="0"/>
                <w:numId w:val="11"/>
              </w:numPr>
              <w:rPr>
                <w:b/>
                <w:bCs/>
                <w:noProof/>
                <w:lang w:val="ro-RO"/>
              </w:rPr>
            </w:pPr>
          </w:p>
        </w:tc>
        <w:tc>
          <w:tcPr>
            <w:tcW w:w="3690" w:type="dxa"/>
            <w:tcBorders>
              <w:top w:val="single" w:sz="8" w:space="0" w:color="C0504D"/>
              <w:bottom w:val="single" w:sz="8" w:space="0" w:color="C0504D"/>
            </w:tcBorders>
          </w:tcPr>
          <w:p w:rsidR="007048B7" w:rsidRDefault="007048B7" w:rsidP="006D2DF3">
            <w:pPr>
              <w:rPr>
                <w:noProof/>
                <w:lang w:val="ro-RO"/>
              </w:rPr>
            </w:pPr>
            <w:r>
              <w:rPr>
                <w:noProof/>
                <w:lang w:val="ro-RO"/>
              </w:rPr>
              <w:t>Data Scadenta</w:t>
            </w:r>
          </w:p>
        </w:tc>
        <w:tc>
          <w:tcPr>
            <w:tcW w:w="5265" w:type="dxa"/>
            <w:tcBorders>
              <w:top w:val="single" w:sz="8" w:space="0" w:color="C0504D"/>
              <w:bottom w:val="single" w:sz="8" w:space="0" w:color="C0504D"/>
              <w:right w:val="single" w:sz="8" w:space="0" w:color="C0504D"/>
            </w:tcBorders>
          </w:tcPr>
          <w:p w:rsidR="007048B7" w:rsidRPr="00965A39" w:rsidRDefault="007048B7" w:rsidP="006D2DF3">
            <w:pPr>
              <w:rPr>
                <w:noProof/>
                <w:lang w:val="ro-RO"/>
              </w:rPr>
            </w:pPr>
          </w:p>
        </w:tc>
      </w:tr>
      <w:tr w:rsidR="007048B7" w:rsidRPr="00965A39" w:rsidTr="006D2DF3">
        <w:tc>
          <w:tcPr>
            <w:tcW w:w="828" w:type="dxa"/>
            <w:tcBorders>
              <w:top w:val="single" w:sz="8" w:space="0" w:color="C0504D"/>
              <w:left w:val="single" w:sz="8" w:space="0" w:color="C0504D"/>
              <w:bottom w:val="single" w:sz="8" w:space="0" w:color="C0504D"/>
            </w:tcBorders>
          </w:tcPr>
          <w:p w:rsidR="007048B7" w:rsidRPr="00965A39" w:rsidRDefault="007048B7" w:rsidP="005867FD">
            <w:pPr>
              <w:numPr>
                <w:ilvl w:val="0"/>
                <w:numId w:val="11"/>
              </w:numPr>
              <w:rPr>
                <w:b/>
                <w:bCs/>
                <w:noProof/>
                <w:lang w:val="ro-RO"/>
              </w:rPr>
            </w:pPr>
          </w:p>
        </w:tc>
        <w:tc>
          <w:tcPr>
            <w:tcW w:w="3690" w:type="dxa"/>
            <w:tcBorders>
              <w:top w:val="single" w:sz="8" w:space="0" w:color="C0504D"/>
              <w:bottom w:val="single" w:sz="8" w:space="0" w:color="C0504D"/>
            </w:tcBorders>
          </w:tcPr>
          <w:p w:rsidR="007048B7" w:rsidRDefault="007048B7" w:rsidP="006D2DF3">
            <w:pPr>
              <w:rPr>
                <w:noProof/>
                <w:lang w:val="ro-RO"/>
              </w:rPr>
            </w:pPr>
            <w:r>
              <w:rPr>
                <w:noProof/>
                <w:lang w:val="ro-RO"/>
              </w:rPr>
              <w:t>Deviza</w:t>
            </w:r>
          </w:p>
        </w:tc>
        <w:tc>
          <w:tcPr>
            <w:tcW w:w="5265" w:type="dxa"/>
            <w:tcBorders>
              <w:top w:val="single" w:sz="8" w:space="0" w:color="C0504D"/>
              <w:bottom w:val="single" w:sz="8" w:space="0" w:color="C0504D"/>
              <w:right w:val="single" w:sz="8" w:space="0" w:color="C0504D"/>
            </w:tcBorders>
          </w:tcPr>
          <w:p w:rsidR="007048B7" w:rsidRPr="00965A39" w:rsidRDefault="007048B7" w:rsidP="006D2DF3">
            <w:pPr>
              <w:rPr>
                <w:noProof/>
                <w:lang w:val="ro-RO"/>
              </w:rPr>
            </w:pPr>
          </w:p>
        </w:tc>
      </w:tr>
      <w:tr w:rsidR="007048B7" w:rsidRPr="00965A39" w:rsidTr="006D2DF3">
        <w:tc>
          <w:tcPr>
            <w:tcW w:w="828" w:type="dxa"/>
            <w:tcBorders>
              <w:top w:val="single" w:sz="8" w:space="0" w:color="C0504D"/>
              <w:left w:val="single" w:sz="8" w:space="0" w:color="C0504D"/>
              <w:bottom w:val="single" w:sz="8" w:space="0" w:color="C0504D"/>
            </w:tcBorders>
          </w:tcPr>
          <w:p w:rsidR="007048B7" w:rsidRPr="00965A39" w:rsidRDefault="007048B7" w:rsidP="005867FD">
            <w:pPr>
              <w:numPr>
                <w:ilvl w:val="0"/>
                <w:numId w:val="11"/>
              </w:numPr>
              <w:rPr>
                <w:b/>
                <w:bCs/>
                <w:noProof/>
                <w:lang w:val="ro-RO"/>
              </w:rPr>
            </w:pPr>
          </w:p>
        </w:tc>
        <w:tc>
          <w:tcPr>
            <w:tcW w:w="3690" w:type="dxa"/>
            <w:tcBorders>
              <w:top w:val="single" w:sz="8" w:space="0" w:color="C0504D"/>
              <w:bottom w:val="single" w:sz="8" w:space="0" w:color="C0504D"/>
            </w:tcBorders>
          </w:tcPr>
          <w:p w:rsidR="007048B7" w:rsidRDefault="007048B7" w:rsidP="006D2DF3">
            <w:pPr>
              <w:rPr>
                <w:noProof/>
                <w:lang w:val="ro-RO"/>
              </w:rPr>
            </w:pPr>
            <w:r>
              <w:rPr>
                <w:noProof/>
                <w:lang w:val="ro-RO"/>
              </w:rPr>
              <w:t>Valoare Factura</w:t>
            </w:r>
          </w:p>
        </w:tc>
        <w:tc>
          <w:tcPr>
            <w:tcW w:w="5265" w:type="dxa"/>
            <w:tcBorders>
              <w:top w:val="single" w:sz="8" w:space="0" w:color="C0504D"/>
              <w:bottom w:val="single" w:sz="8" w:space="0" w:color="C0504D"/>
              <w:right w:val="single" w:sz="8" w:space="0" w:color="C0504D"/>
            </w:tcBorders>
          </w:tcPr>
          <w:p w:rsidR="007048B7" w:rsidRPr="00965A39" w:rsidRDefault="007048B7" w:rsidP="006D2DF3">
            <w:pPr>
              <w:rPr>
                <w:noProof/>
                <w:lang w:val="ro-RO"/>
              </w:rPr>
            </w:pPr>
          </w:p>
        </w:tc>
      </w:tr>
      <w:tr w:rsidR="007048B7" w:rsidRPr="00965A39" w:rsidTr="006D2DF3">
        <w:tc>
          <w:tcPr>
            <w:tcW w:w="828" w:type="dxa"/>
            <w:tcBorders>
              <w:top w:val="single" w:sz="8" w:space="0" w:color="C0504D"/>
              <w:left w:val="single" w:sz="8" w:space="0" w:color="C0504D"/>
              <w:bottom w:val="single" w:sz="8" w:space="0" w:color="C0504D"/>
            </w:tcBorders>
          </w:tcPr>
          <w:p w:rsidR="007048B7" w:rsidRPr="00965A39" w:rsidRDefault="007048B7" w:rsidP="005867FD">
            <w:pPr>
              <w:numPr>
                <w:ilvl w:val="0"/>
                <w:numId w:val="11"/>
              </w:numPr>
              <w:rPr>
                <w:b/>
                <w:bCs/>
                <w:noProof/>
                <w:lang w:val="ro-RO"/>
              </w:rPr>
            </w:pPr>
          </w:p>
        </w:tc>
        <w:tc>
          <w:tcPr>
            <w:tcW w:w="3690" w:type="dxa"/>
            <w:tcBorders>
              <w:top w:val="single" w:sz="8" w:space="0" w:color="C0504D"/>
              <w:bottom w:val="single" w:sz="8" w:space="0" w:color="C0504D"/>
            </w:tcBorders>
          </w:tcPr>
          <w:p w:rsidR="007048B7" w:rsidRDefault="007048B7" w:rsidP="006D2DF3">
            <w:pPr>
              <w:rPr>
                <w:noProof/>
                <w:lang w:val="ro-RO"/>
              </w:rPr>
            </w:pPr>
            <w:r>
              <w:rPr>
                <w:noProof/>
                <w:lang w:val="ro-RO"/>
              </w:rPr>
              <w:t>Valoare Platita</w:t>
            </w:r>
          </w:p>
        </w:tc>
        <w:tc>
          <w:tcPr>
            <w:tcW w:w="5265" w:type="dxa"/>
            <w:tcBorders>
              <w:top w:val="single" w:sz="8" w:space="0" w:color="C0504D"/>
              <w:bottom w:val="single" w:sz="8" w:space="0" w:color="C0504D"/>
              <w:right w:val="single" w:sz="8" w:space="0" w:color="C0504D"/>
            </w:tcBorders>
          </w:tcPr>
          <w:p w:rsidR="007048B7" w:rsidRPr="00965A39" w:rsidRDefault="007048B7" w:rsidP="006D2DF3">
            <w:pPr>
              <w:rPr>
                <w:noProof/>
                <w:lang w:val="ro-RO"/>
              </w:rPr>
            </w:pPr>
          </w:p>
        </w:tc>
      </w:tr>
      <w:tr w:rsidR="007048B7" w:rsidRPr="00965A39" w:rsidTr="006D2DF3">
        <w:tc>
          <w:tcPr>
            <w:tcW w:w="828" w:type="dxa"/>
            <w:tcBorders>
              <w:top w:val="single" w:sz="8" w:space="0" w:color="C0504D"/>
              <w:left w:val="single" w:sz="8" w:space="0" w:color="C0504D"/>
              <w:bottom w:val="single" w:sz="8" w:space="0" w:color="C0504D"/>
            </w:tcBorders>
          </w:tcPr>
          <w:p w:rsidR="007048B7" w:rsidRPr="00965A39" w:rsidRDefault="007048B7" w:rsidP="005867FD">
            <w:pPr>
              <w:numPr>
                <w:ilvl w:val="0"/>
                <w:numId w:val="11"/>
              </w:numPr>
              <w:rPr>
                <w:b/>
                <w:bCs/>
                <w:noProof/>
                <w:lang w:val="ro-RO"/>
              </w:rPr>
            </w:pPr>
          </w:p>
        </w:tc>
        <w:tc>
          <w:tcPr>
            <w:tcW w:w="3690" w:type="dxa"/>
            <w:tcBorders>
              <w:top w:val="single" w:sz="8" w:space="0" w:color="C0504D"/>
              <w:bottom w:val="single" w:sz="8" w:space="0" w:color="C0504D"/>
            </w:tcBorders>
          </w:tcPr>
          <w:p w:rsidR="007048B7" w:rsidRDefault="007048B7" w:rsidP="006D2DF3">
            <w:pPr>
              <w:rPr>
                <w:noProof/>
                <w:lang w:val="ro-RO"/>
              </w:rPr>
            </w:pPr>
            <w:r>
              <w:rPr>
                <w:noProof/>
                <w:lang w:val="ro-RO"/>
              </w:rPr>
              <w:t>Valoare Neplatita (Sold)</w:t>
            </w:r>
          </w:p>
        </w:tc>
        <w:tc>
          <w:tcPr>
            <w:tcW w:w="5265" w:type="dxa"/>
            <w:tcBorders>
              <w:top w:val="single" w:sz="8" w:space="0" w:color="C0504D"/>
              <w:bottom w:val="single" w:sz="8" w:space="0" w:color="C0504D"/>
              <w:right w:val="single" w:sz="8" w:space="0" w:color="C0504D"/>
            </w:tcBorders>
          </w:tcPr>
          <w:p w:rsidR="007048B7" w:rsidRPr="00965A39" w:rsidRDefault="007048B7" w:rsidP="006D2DF3">
            <w:pPr>
              <w:rPr>
                <w:noProof/>
                <w:lang w:val="ro-RO"/>
              </w:rPr>
            </w:pPr>
          </w:p>
        </w:tc>
      </w:tr>
      <w:tr w:rsidR="007048B7" w:rsidRPr="00965A39" w:rsidTr="006D2DF3">
        <w:tc>
          <w:tcPr>
            <w:tcW w:w="828" w:type="dxa"/>
            <w:tcBorders>
              <w:top w:val="single" w:sz="8" w:space="0" w:color="C0504D"/>
              <w:left w:val="single" w:sz="8" w:space="0" w:color="C0504D"/>
              <w:bottom w:val="single" w:sz="8" w:space="0" w:color="C0504D"/>
            </w:tcBorders>
          </w:tcPr>
          <w:p w:rsidR="007048B7" w:rsidRPr="00965A39" w:rsidRDefault="007048B7" w:rsidP="005867FD">
            <w:pPr>
              <w:numPr>
                <w:ilvl w:val="0"/>
                <w:numId w:val="11"/>
              </w:numPr>
              <w:rPr>
                <w:b/>
                <w:bCs/>
                <w:noProof/>
                <w:lang w:val="ro-RO"/>
              </w:rPr>
            </w:pPr>
          </w:p>
        </w:tc>
        <w:tc>
          <w:tcPr>
            <w:tcW w:w="3690" w:type="dxa"/>
            <w:tcBorders>
              <w:top w:val="single" w:sz="8" w:space="0" w:color="C0504D"/>
              <w:bottom w:val="single" w:sz="8" w:space="0" w:color="C0504D"/>
            </w:tcBorders>
          </w:tcPr>
          <w:p w:rsidR="007048B7" w:rsidRDefault="007048B7" w:rsidP="006D2DF3">
            <w:pPr>
              <w:rPr>
                <w:noProof/>
                <w:lang w:val="ro-RO"/>
              </w:rPr>
            </w:pPr>
            <w:r>
              <w:rPr>
                <w:noProof/>
                <w:lang w:val="ro-RO"/>
              </w:rPr>
              <w:t>Data ultimei Plati</w:t>
            </w:r>
          </w:p>
        </w:tc>
        <w:tc>
          <w:tcPr>
            <w:tcW w:w="5265" w:type="dxa"/>
            <w:tcBorders>
              <w:top w:val="single" w:sz="8" w:space="0" w:color="C0504D"/>
              <w:bottom w:val="single" w:sz="8" w:space="0" w:color="C0504D"/>
              <w:right w:val="single" w:sz="8" w:space="0" w:color="C0504D"/>
            </w:tcBorders>
          </w:tcPr>
          <w:p w:rsidR="007048B7" w:rsidRPr="00965A39" w:rsidRDefault="007048B7" w:rsidP="006D2DF3">
            <w:pPr>
              <w:rPr>
                <w:noProof/>
                <w:lang w:val="ro-RO"/>
              </w:rPr>
            </w:pPr>
          </w:p>
        </w:tc>
      </w:tr>
    </w:tbl>
    <w:p w:rsidR="007048B7" w:rsidRPr="007048B7" w:rsidRDefault="007048B7" w:rsidP="007048B7">
      <w:pPr>
        <w:rPr>
          <w:lang w:val="ro-RO"/>
        </w:rPr>
      </w:pPr>
    </w:p>
    <w:p w:rsidR="00F51758" w:rsidRPr="007D2FFF" w:rsidRDefault="00F51758" w:rsidP="006D6F06">
      <w:pPr>
        <w:pStyle w:val="Heading1"/>
        <w:rPr>
          <w:noProof/>
          <w:lang w:val="ro-RO"/>
        </w:rPr>
      </w:pPr>
      <w:bookmarkStart w:id="57" w:name="_Toc272757448"/>
      <w:bookmarkStart w:id="58" w:name="_Toc275250487"/>
      <w:r w:rsidRPr="007D2FFF">
        <w:rPr>
          <w:noProof/>
          <w:lang w:val="ro-RO"/>
        </w:rPr>
        <w:lastRenderedPageBreak/>
        <w:t>Informatii provenite din EMA SFA</w:t>
      </w:r>
      <w:bookmarkEnd w:id="57"/>
      <w:bookmarkEnd w:id="58"/>
    </w:p>
    <w:p w:rsidR="00907AF2" w:rsidRPr="007D2FFF" w:rsidRDefault="00907AF2" w:rsidP="00907AF2">
      <w:pPr>
        <w:rPr>
          <w:noProof/>
          <w:lang w:val="ro-RO"/>
        </w:rPr>
      </w:pPr>
    </w:p>
    <w:p w:rsidR="00907AF2" w:rsidRPr="007D2FFF" w:rsidRDefault="00907AF2" w:rsidP="00907AF2">
      <w:pPr>
        <w:rPr>
          <w:noProof/>
          <w:lang w:val="ro-RO"/>
        </w:rPr>
      </w:pPr>
      <w:r w:rsidRPr="007D2FFF">
        <w:rPr>
          <w:noProof/>
          <w:color w:val="000000"/>
          <w:lang w:val="ro-RO"/>
        </w:rPr>
        <w:tab/>
      </w:r>
    </w:p>
    <w:p w:rsidR="00574821" w:rsidRPr="007D2FFF" w:rsidRDefault="00574821" w:rsidP="00574821">
      <w:pPr>
        <w:pStyle w:val="Heading2"/>
        <w:rPr>
          <w:noProof/>
          <w:lang w:val="ro-RO"/>
        </w:rPr>
      </w:pPr>
      <w:bookmarkStart w:id="59" w:name="_Toc272757453"/>
      <w:bookmarkStart w:id="60" w:name="_Toc275250488"/>
      <w:r w:rsidRPr="007D2FFF">
        <w:rPr>
          <w:noProof/>
          <w:lang w:val="ro-RO"/>
        </w:rPr>
        <w:t>Considerente generale legate de integrarea EMA SFA – Dynamics CRM</w:t>
      </w:r>
      <w:bookmarkEnd w:id="59"/>
      <w:bookmarkEnd w:id="60"/>
    </w:p>
    <w:p w:rsidR="00574821" w:rsidRPr="007D2FFF" w:rsidRDefault="00574821" w:rsidP="00574821">
      <w:pPr>
        <w:spacing w:before="0" w:after="0"/>
        <w:rPr>
          <w:noProof/>
          <w:lang w:val="ro-RO"/>
        </w:rPr>
      </w:pPr>
    </w:p>
    <w:p w:rsidR="002E0667" w:rsidRPr="002E0667" w:rsidRDefault="002E0667" w:rsidP="002E0667">
      <w:pPr>
        <w:pBdr>
          <w:bottom w:val="double" w:sz="6" w:space="3" w:color="auto"/>
        </w:pBdr>
        <w:rPr>
          <w:noProof/>
          <w:color w:val="000000"/>
          <w:lang w:val="ro-RO"/>
        </w:rPr>
      </w:pPr>
      <w:r w:rsidRPr="002E0667">
        <w:rPr>
          <w:noProof/>
          <w:color w:val="000000"/>
          <w:lang w:val="ro-RO"/>
        </w:rPr>
        <w:t>Cele 2 sisteme, Dynamics CRM si EMA SFA vor interschimba date legate de clientii indirecti ai Boromir, clienti finali vizitati de agentii de vanzare impreuna cu agentii distribuitorilor Borormir.</w:t>
      </w:r>
    </w:p>
    <w:p w:rsidR="002E0667" w:rsidRPr="002E0667" w:rsidRDefault="002E0667" w:rsidP="002E0667">
      <w:pPr>
        <w:pBdr>
          <w:bottom w:val="double" w:sz="6" w:space="3" w:color="auto"/>
        </w:pBdr>
        <w:rPr>
          <w:noProof/>
          <w:color w:val="000000"/>
          <w:lang w:val="ro-RO"/>
        </w:rPr>
      </w:pPr>
    </w:p>
    <w:p w:rsidR="002E0667" w:rsidRPr="002E0667" w:rsidRDefault="002E0667" w:rsidP="002E0667">
      <w:pPr>
        <w:pBdr>
          <w:bottom w:val="double" w:sz="6" w:space="3" w:color="auto"/>
        </w:pBdr>
        <w:rPr>
          <w:noProof/>
          <w:color w:val="000000"/>
          <w:lang w:val="ro-RO"/>
        </w:rPr>
      </w:pPr>
      <w:r w:rsidRPr="002E0667">
        <w:rPr>
          <w:noProof/>
          <w:color w:val="000000"/>
          <w:lang w:val="ro-RO"/>
        </w:rPr>
        <w:t>Platforma de integrare va fi o baza de date SQL cu rol de tampon in care, in functie de caz, cele 2 sisteme vor „varsa” informatiile necesare pentru integrare.</w:t>
      </w:r>
    </w:p>
    <w:p w:rsidR="002E0667" w:rsidRPr="002E0667" w:rsidRDefault="002E0667" w:rsidP="002E0667">
      <w:pPr>
        <w:pBdr>
          <w:bottom w:val="double" w:sz="6" w:space="3" w:color="auto"/>
        </w:pBdr>
        <w:rPr>
          <w:noProof/>
          <w:color w:val="000000"/>
          <w:lang w:val="ro-RO"/>
        </w:rPr>
      </w:pPr>
    </w:p>
    <w:p w:rsidR="002E0667" w:rsidRPr="002E0667" w:rsidRDefault="002E0667" w:rsidP="002E0667">
      <w:pPr>
        <w:pBdr>
          <w:bottom w:val="double" w:sz="6" w:space="3" w:color="auto"/>
        </w:pBdr>
        <w:rPr>
          <w:noProof/>
          <w:color w:val="000000"/>
          <w:lang w:val="ro-RO"/>
        </w:rPr>
      </w:pPr>
      <w:r w:rsidRPr="002E0667">
        <w:rPr>
          <w:noProof/>
          <w:color w:val="000000"/>
          <w:lang w:val="ro-RO"/>
        </w:rPr>
        <w:t>Inregistrarile duplicate existente in EMA vor fi tratate de catre EMA.</w:t>
      </w:r>
    </w:p>
    <w:p w:rsidR="002E0667" w:rsidRDefault="002E0667" w:rsidP="002E0667">
      <w:pPr>
        <w:pBdr>
          <w:bottom w:val="double" w:sz="6" w:space="3" w:color="auto"/>
        </w:pBdr>
        <w:rPr>
          <w:noProof/>
          <w:color w:val="000000"/>
          <w:lang w:val="ro-RO"/>
        </w:rPr>
      </w:pPr>
      <w:r w:rsidRPr="002E0667">
        <w:rPr>
          <w:noProof/>
          <w:color w:val="000000"/>
          <w:lang w:val="ro-RO"/>
        </w:rPr>
        <w:t>CRM va trata inregistrarile astfel:</w:t>
      </w:r>
    </w:p>
    <w:p w:rsidR="002E0667" w:rsidRPr="002E0667" w:rsidRDefault="002E0667" w:rsidP="002E0667">
      <w:pPr>
        <w:pBdr>
          <w:bottom w:val="double" w:sz="6" w:space="3" w:color="auto"/>
        </w:pBdr>
        <w:rPr>
          <w:noProof/>
          <w:color w:val="000000"/>
          <w:lang w:val="ro-RO"/>
        </w:rPr>
      </w:pPr>
    </w:p>
    <w:p w:rsidR="002E0667" w:rsidRPr="002E0667" w:rsidRDefault="002E0667" w:rsidP="002E0667">
      <w:pPr>
        <w:pBdr>
          <w:bottom w:val="double" w:sz="6" w:space="3" w:color="auto"/>
        </w:pBdr>
        <w:rPr>
          <w:noProof/>
          <w:color w:val="000000"/>
          <w:lang w:val="ro-RO"/>
        </w:rPr>
      </w:pPr>
      <w:r w:rsidRPr="002E0667">
        <w:rPr>
          <w:noProof/>
          <w:color w:val="000000"/>
          <w:lang w:val="ro-RO"/>
        </w:rPr>
        <w:t>-</w:t>
      </w:r>
      <w:r w:rsidRPr="002E0667">
        <w:rPr>
          <w:noProof/>
          <w:color w:val="000000"/>
          <w:lang w:val="ro-RO"/>
        </w:rPr>
        <w:tab/>
        <w:t>Cod unic existent in sistem CRM – se actualizeaza informatia deja existenta in CRM</w:t>
      </w:r>
    </w:p>
    <w:p w:rsidR="002E0667" w:rsidRPr="002E0667" w:rsidRDefault="002E0667" w:rsidP="002E0667">
      <w:pPr>
        <w:pBdr>
          <w:bottom w:val="double" w:sz="6" w:space="3" w:color="auto"/>
        </w:pBdr>
        <w:rPr>
          <w:noProof/>
          <w:color w:val="000000"/>
          <w:lang w:val="ro-RO"/>
        </w:rPr>
      </w:pPr>
      <w:r w:rsidRPr="002E0667">
        <w:rPr>
          <w:noProof/>
          <w:color w:val="000000"/>
          <w:lang w:val="ro-RO"/>
        </w:rPr>
        <w:t>-</w:t>
      </w:r>
      <w:r w:rsidRPr="002E0667">
        <w:rPr>
          <w:noProof/>
          <w:color w:val="000000"/>
          <w:lang w:val="ro-RO"/>
        </w:rPr>
        <w:tab/>
        <w:t>Cod unic inexistent in sistem CRM – se creaza o noua inregistrare in CRM</w:t>
      </w:r>
    </w:p>
    <w:p w:rsidR="002E0667" w:rsidRPr="002E0667" w:rsidRDefault="002E0667" w:rsidP="002E0667">
      <w:pPr>
        <w:pBdr>
          <w:bottom w:val="double" w:sz="6" w:space="3" w:color="auto"/>
        </w:pBdr>
        <w:rPr>
          <w:noProof/>
          <w:color w:val="000000"/>
          <w:lang w:val="ro-RO"/>
        </w:rPr>
      </w:pPr>
    </w:p>
    <w:p w:rsidR="00491636" w:rsidRPr="00F83FBB" w:rsidRDefault="00491636" w:rsidP="00F83FBB">
      <w:pPr>
        <w:pBdr>
          <w:top w:val="single" w:sz="4" w:space="1" w:color="auto"/>
          <w:left w:val="single" w:sz="4" w:space="4" w:color="auto"/>
          <w:bottom w:val="single" w:sz="4" w:space="3" w:color="auto"/>
          <w:right w:val="single" w:sz="4" w:space="4" w:color="auto"/>
        </w:pBdr>
        <w:rPr>
          <w:noProof/>
          <w:color w:val="000000"/>
          <w:highlight w:val="yellow"/>
          <w:lang w:val="ro-RO"/>
        </w:rPr>
      </w:pPr>
      <w:r w:rsidRPr="00F83FBB">
        <w:rPr>
          <w:noProof/>
          <w:color w:val="000000"/>
          <w:highlight w:val="yellow"/>
          <w:lang w:val="ro-RO"/>
        </w:rPr>
        <w:t>Pentru asigurarea unicitatii inregistrarilor si a consistentei datelor, l</w:t>
      </w:r>
      <w:r w:rsidR="002E0667" w:rsidRPr="00F83FBB">
        <w:rPr>
          <w:noProof/>
          <w:color w:val="000000"/>
          <w:highlight w:val="yellow"/>
          <w:lang w:val="ro-RO"/>
        </w:rPr>
        <w:t xml:space="preserve">istele drop-down </w:t>
      </w:r>
      <w:r w:rsidRPr="00F83FBB">
        <w:rPr>
          <w:noProof/>
          <w:color w:val="000000"/>
          <w:highlight w:val="yellow"/>
          <w:lang w:val="ro-RO"/>
        </w:rPr>
        <w:t xml:space="preserve">(Cod EMA, Denumire EMA) </w:t>
      </w:r>
      <w:r w:rsidR="002E0667" w:rsidRPr="00F83FBB">
        <w:rPr>
          <w:noProof/>
          <w:color w:val="000000"/>
          <w:highlight w:val="yellow"/>
          <w:lang w:val="ro-RO"/>
        </w:rPr>
        <w:t xml:space="preserve">se vor </w:t>
      </w:r>
      <w:r w:rsidRPr="00F83FBB">
        <w:rPr>
          <w:noProof/>
          <w:color w:val="000000"/>
          <w:highlight w:val="yellow"/>
          <w:lang w:val="ro-RO"/>
        </w:rPr>
        <w:t>sincroniza in oglinda intre EMA si CRM.</w:t>
      </w:r>
    </w:p>
    <w:p w:rsidR="00491636" w:rsidRDefault="00491636" w:rsidP="00F83FBB">
      <w:pPr>
        <w:pBdr>
          <w:top w:val="single" w:sz="4" w:space="1" w:color="auto"/>
          <w:left w:val="single" w:sz="4" w:space="4" w:color="auto"/>
          <w:bottom w:val="single" w:sz="4" w:space="3" w:color="auto"/>
          <w:right w:val="single" w:sz="4" w:space="4" w:color="auto"/>
        </w:pBdr>
        <w:rPr>
          <w:noProof/>
          <w:color w:val="000000"/>
          <w:lang w:val="ro-RO"/>
        </w:rPr>
      </w:pPr>
      <w:r w:rsidRPr="00F83FBB">
        <w:rPr>
          <w:noProof/>
          <w:color w:val="000000"/>
          <w:highlight w:val="yellow"/>
          <w:lang w:val="ro-RO"/>
        </w:rPr>
        <w:t>Inregistrarile care apeleaza aceste liste drop-down vor contine codurile EMA si nu denumirea EMA.</w:t>
      </w:r>
    </w:p>
    <w:p w:rsidR="002E0667" w:rsidRDefault="002E0667" w:rsidP="002E0667">
      <w:pPr>
        <w:rPr>
          <w:noProof/>
          <w:lang w:val="ro-RO"/>
        </w:rPr>
      </w:pPr>
      <w:bookmarkStart w:id="61" w:name="_Toc272748831"/>
      <w:bookmarkStart w:id="62" w:name="_Toc272757449"/>
    </w:p>
    <w:p w:rsidR="0017378C" w:rsidRDefault="0017378C" w:rsidP="0017378C">
      <w:pPr>
        <w:rPr>
          <w:lang w:val="ro-RO"/>
        </w:rPr>
      </w:pPr>
      <w:r>
        <w:rPr>
          <w:lang w:val="ro-RO"/>
        </w:rPr>
        <w:t xml:space="preserve">Pentru asigurarea consistentei si unicitatii datelor, codul </w:t>
      </w:r>
      <w:r w:rsidR="0068096B">
        <w:rPr>
          <w:lang w:val="ro-RO"/>
        </w:rPr>
        <w:t xml:space="preserve">EMA unic </w:t>
      </w:r>
      <w:r w:rsidR="001D16D0">
        <w:rPr>
          <w:lang w:val="ro-RO"/>
        </w:rPr>
        <w:t xml:space="preserve">(bigint) </w:t>
      </w:r>
      <w:r>
        <w:rPr>
          <w:lang w:val="ro-RO"/>
        </w:rPr>
        <w:t xml:space="preserve">al inregistrarilor </w:t>
      </w:r>
      <w:r w:rsidR="006D5396">
        <w:rPr>
          <w:lang w:val="ro-RO"/>
        </w:rPr>
        <w:t xml:space="preserve">(distribuitor, client indirect, produs) </w:t>
      </w:r>
      <w:r>
        <w:rPr>
          <w:lang w:val="ro-RO"/>
        </w:rPr>
        <w:t>va fi prezent in toate tabelele din baza de date tampon.</w:t>
      </w:r>
    </w:p>
    <w:p w:rsidR="0017378C" w:rsidRDefault="0017378C" w:rsidP="0017378C">
      <w:pPr>
        <w:pBdr>
          <w:bottom w:val="double" w:sz="6" w:space="3" w:color="auto"/>
        </w:pBdr>
        <w:rPr>
          <w:noProof/>
          <w:color w:val="000000"/>
          <w:lang w:val="ro-RO"/>
        </w:rPr>
      </w:pPr>
    </w:p>
    <w:p w:rsidR="0017378C" w:rsidRDefault="0017378C" w:rsidP="0017378C">
      <w:pPr>
        <w:pBdr>
          <w:top w:val="single" w:sz="4" w:space="1" w:color="auto"/>
          <w:left w:val="single" w:sz="4" w:space="4" w:color="auto"/>
          <w:bottom w:val="single" w:sz="4" w:space="3" w:color="auto"/>
          <w:right w:val="single" w:sz="4" w:space="4" w:color="auto"/>
        </w:pBdr>
        <w:rPr>
          <w:b/>
          <w:shadow/>
          <w:noProof/>
          <w:color w:val="000000"/>
          <w:lang w:val="ro-RO"/>
        </w:rPr>
      </w:pPr>
      <w:r w:rsidRPr="008760B2">
        <w:rPr>
          <w:b/>
          <w:shadow/>
          <w:noProof/>
          <w:color w:val="000000"/>
          <w:lang w:val="ro-RO"/>
        </w:rPr>
        <w:t xml:space="preserve">Informatiile EMA SFA vor </w:t>
      </w:r>
      <w:r>
        <w:rPr>
          <w:b/>
          <w:shadow/>
          <w:noProof/>
          <w:color w:val="000000"/>
          <w:lang w:val="ro-RO"/>
        </w:rPr>
        <w:t xml:space="preserve">fi gata de </w:t>
      </w:r>
      <w:r w:rsidRPr="008760B2">
        <w:rPr>
          <w:b/>
          <w:shadow/>
          <w:noProof/>
          <w:color w:val="000000"/>
          <w:lang w:val="ro-RO"/>
        </w:rPr>
        <w:t>prelua</w:t>
      </w:r>
      <w:r>
        <w:rPr>
          <w:b/>
          <w:shadow/>
          <w:noProof/>
          <w:color w:val="000000"/>
          <w:lang w:val="ro-RO"/>
        </w:rPr>
        <w:t>re</w:t>
      </w:r>
      <w:r w:rsidRPr="008760B2">
        <w:rPr>
          <w:b/>
          <w:shadow/>
          <w:noProof/>
          <w:color w:val="000000"/>
          <w:lang w:val="ro-RO"/>
        </w:rPr>
        <w:t xml:space="preserve"> in CRM odata pe zi, </w:t>
      </w:r>
      <w:r>
        <w:rPr>
          <w:b/>
          <w:shadow/>
          <w:noProof/>
          <w:color w:val="000000"/>
          <w:lang w:val="ro-RO"/>
        </w:rPr>
        <w:t xml:space="preserve">in cursul noptii </w:t>
      </w:r>
      <w:r w:rsidRPr="008760B2">
        <w:rPr>
          <w:b/>
          <w:shadow/>
          <w:noProof/>
          <w:color w:val="000000"/>
          <w:lang w:val="ro-RO"/>
        </w:rPr>
        <w:t xml:space="preserve">la ora </w:t>
      </w:r>
      <w:r>
        <w:rPr>
          <w:b/>
          <w:shadow/>
          <w:noProof/>
          <w:color w:val="000000"/>
          <w:lang w:val="ro-RO"/>
        </w:rPr>
        <w:t>2</w:t>
      </w:r>
      <w:r w:rsidRPr="008760B2">
        <w:rPr>
          <w:b/>
          <w:shadow/>
          <w:noProof/>
          <w:color w:val="000000"/>
          <w:lang w:val="ro-RO"/>
        </w:rPr>
        <w:t>:00</w:t>
      </w:r>
      <w:r>
        <w:rPr>
          <w:b/>
          <w:shadow/>
          <w:noProof/>
          <w:color w:val="000000"/>
          <w:lang w:val="ro-RO"/>
        </w:rPr>
        <w:t xml:space="preserve"> AM.</w:t>
      </w:r>
    </w:p>
    <w:p w:rsidR="0017378C" w:rsidRDefault="0017378C" w:rsidP="0017378C">
      <w:pPr>
        <w:pBdr>
          <w:top w:val="single" w:sz="4" w:space="1" w:color="auto"/>
          <w:left w:val="single" w:sz="4" w:space="4" w:color="auto"/>
          <w:bottom w:val="single" w:sz="4" w:space="3" w:color="auto"/>
          <w:right w:val="single" w:sz="4" w:space="4" w:color="auto"/>
        </w:pBdr>
        <w:rPr>
          <w:b/>
          <w:shadow/>
          <w:noProof/>
          <w:color w:val="000000"/>
          <w:lang w:val="ro-RO"/>
        </w:rPr>
      </w:pPr>
      <w:r>
        <w:rPr>
          <w:b/>
          <w:shadow/>
          <w:noProof/>
          <w:color w:val="000000"/>
          <w:lang w:val="ro-RO"/>
        </w:rPr>
        <w:t>Ex: datele despre ziua 01 Ianuarie vor fi salvate de EMA in SFA pe data de 02 Ianuarie la ora 2:00 AM</w:t>
      </w:r>
    </w:p>
    <w:p w:rsidR="0017378C" w:rsidRPr="005B58A7" w:rsidRDefault="0017378C" w:rsidP="0017378C">
      <w:pPr>
        <w:rPr>
          <w:lang w:val="ro-RO"/>
        </w:rPr>
      </w:pPr>
    </w:p>
    <w:p w:rsidR="0017378C" w:rsidRDefault="0017378C" w:rsidP="002E0667">
      <w:pPr>
        <w:rPr>
          <w:noProof/>
          <w:lang w:val="ro-RO"/>
        </w:rPr>
      </w:pPr>
    </w:p>
    <w:p w:rsidR="00F363E3" w:rsidRDefault="00F363E3" w:rsidP="00F363E3">
      <w:pPr>
        <w:pStyle w:val="Heading2"/>
      </w:pPr>
      <w:bookmarkStart w:id="63" w:name="_Toc275250489"/>
      <w:r>
        <w:t>Distribuitori</w:t>
      </w:r>
      <w:bookmarkEnd w:id="63"/>
    </w:p>
    <w:p w:rsidR="00F363E3" w:rsidRDefault="00F363E3" w:rsidP="00F363E3">
      <w:pPr>
        <w:rPr>
          <w:lang w:val="ro-RO"/>
        </w:rPr>
      </w:pPr>
    </w:p>
    <w:p w:rsidR="00F363E3" w:rsidRDefault="00F363E3" w:rsidP="00F363E3">
      <w:pPr>
        <w:rPr>
          <w:lang w:val="ro-RO"/>
        </w:rPr>
      </w:pPr>
      <w:r>
        <w:rPr>
          <w:lang w:val="ro-RO"/>
        </w:rPr>
        <w:t>Contine lista de clienti directi ai Boromir, clienti de tip Distribuitori. Aceasta tabela este populata din interfata back-office a EMA de catre Adminul EMA.</w:t>
      </w:r>
    </w:p>
    <w:p w:rsidR="00F363E3" w:rsidRDefault="00F363E3" w:rsidP="00F363E3">
      <w:pPr>
        <w:rPr>
          <w:lang w:val="ro-RO"/>
        </w:rPr>
      </w:pPr>
      <w:r>
        <w:rPr>
          <w:lang w:val="ro-RO"/>
        </w:rPr>
        <w:t>EMA SFA permite crearea unui nou distribuitor din clientul de tip palm.</w:t>
      </w:r>
      <w:r w:rsidR="00F61259">
        <w:rPr>
          <w:lang w:val="ro-RO"/>
        </w:rPr>
        <w:t xml:space="preserve"> </w:t>
      </w:r>
      <w:r w:rsidR="00C14379">
        <w:rPr>
          <w:lang w:val="ro-RO"/>
        </w:rPr>
        <w:t>Acea</w:t>
      </w:r>
      <w:r w:rsidR="00F61259">
        <w:rPr>
          <w:lang w:val="ro-RO"/>
        </w:rPr>
        <w:t>s</w:t>
      </w:r>
      <w:r w:rsidR="00C14379">
        <w:rPr>
          <w:lang w:val="ro-RO"/>
        </w:rPr>
        <w:t>ta</w:t>
      </w:r>
      <w:r w:rsidR="00F61259">
        <w:rPr>
          <w:lang w:val="ro-RO"/>
        </w:rPr>
        <w:t xml:space="preserve"> situatie trebuie corectata in EMA daca nu este deja.</w:t>
      </w:r>
      <w:r w:rsidR="007C4D78">
        <w:rPr>
          <w:lang w:val="ro-RO"/>
        </w:rPr>
        <w:t xml:space="preserve"> In EMA exista codul de scala la nivel de distribuitor. In EMA nu se va mai putea introduce distribuitori.</w:t>
      </w:r>
    </w:p>
    <w:p w:rsidR="00F363E3" w:rsidRDefault="00F363E3" w:rsidP="00F363E3">
      <w:pPr>
        <w:rPr>
          <w:lang w:val="ro-RO"/>
        </w:rPr>
      </w:pPr>
    </w:p>
    <w:p w:rsidR="00A2172D" w:rsidRDefault="00F363E3">
      <w:pPr>
        <w:rPr>
          <w:lang w:val="ro-RO"/>
        </w:rPr>
      </w:pPr>
      <w:r>
        <w:rPr>
          <w:lang w:val="ro-RO"/>
        </w:rPr>
        <w:t xml:space="preserve">Pentru ca in CRM sa se poata lega informatia </w:t>
      </w:r>
      <w:r w:rsidR="00581683">
        <w:rPr>
          <w:lang w:val="ro-RO"/>
        </w:rPr>
        <w:t>aferenta</w:t>
      </w:r>
      <w:r>
        <w:rPr>
          <w:lang w:val="ro-RO"/>
        </w:rPr>
        <w:t xml:space="preserve"> clientul</w:t>
      </w:r>
      <w:r w:rsidR="00581683">
        <w:rPr>
          <w:lang w:val="ro-RO"/>
        </w:rPr>
        <w:t>ui</w:t>
      </w:r>
      <w:r>
        <w:rPr>
          <w:lang w:val="ro-RO"/>
        </w:rPr>
        <w:t xml:space="preserve"> indirect </w:t>
      </w:r>
      <w:r w:rsidR="00581683">
        <w:rPr>
          <w:lang w:val="ro-RO"/>
        </w:rPr>
        <w:t>cu</w:t>
      </w:r>
      <w:r>
        <w:rPr>
          <w:lang w:val="ro-RO"/>
        </w:rPr>
        <w:t xml:space="preserve"> distribuitorii Boromir (client</w:t>
      </w:r>
      <w:r w:rsidR="00581683">
        <w:rPr>
          <w:lang w:val="ro-RO"/>
        </w:rPr>
        <w:t>i</w:t>
      </w:r>
      <w:r>
        <w:rPr>
          <w:lang w:val="ro-RO"/>
        </w:rPr>
        <w:t xml:space="preserve"> direct</w:t>
      </w:r>
      <w:r w:rsidR="00581683">
        <w:rPr>
          <w:lang w:val="ro-RO"/>
        </w:rPr>
        <w:t>i</w:t>
      </w:r>
      <w:r>
        <w:rPr>
          <w:lang w:val="ro-RO"/>
        </w:rPr>
        <w:t xml:space="preserve">) este necesar ca in sistemul EMA sa </w:t>
      </w:r>
      <w:r w:rsidR="00E11E62">
        <w:rPr>
          <w:lang w:val="ro-RO"/>
        </w:rPr>
        <w:t>fie codul iScala si codul CUI.</w:t>
      </w:r>
    </w:p>
    <w:p w:rsidR="00590127" w:rsidRDefault="00590127" w:rsidP="00590127">
      <w:pPr>
        <w:ind w:left="720"/>
        <w:rPr>
          <w:lang w:val="ro-RO"/>
        </w:rPr>
      </w:pPr>
    </w:p>
    <w:p w:rsidR="00590127" w:rsidRDefault="00590127" w:rsidP="00590127">
      <w:pPr>
        <w:rPr>
          <w:noProof/>
          <w:color w:val="000000"/>
          <w:lang w:val="ro-RO"/>
        </w:rPr>
      </w:pPr>
      <w:r w:rsidRPr="00590127">
        <w:rPr>
          <w:noProof/>
          <w:color w:val="000000"/>
          <w:lang w:val="ro-RO"/>
        </w:rPr>
        <w:t>Legatura intre clientii iScala si distribuitorii definiti in EMA se va face pe baza campuri</w:t>
      </w:r>
      <w:r w:rsidR="00581683">
        <w:rPr>
          <w:noProof/>
          <w:color w:val="000000"/>
          <w:lang w:val="ro-RO"/>
        </w:rPr>
        <w:t>lor de mai sus.</w:t>
      </w:r>
    </w:p>
    <w:p w:rsidR="00581683" w:rsidRPr="00590127" w:rsidRDefault="00581683" w:rsidP="00590127">
      <w:pPr>
        <w:rPr>
          <w:noProof/>
          <w:color w:val="000000"/>
          <w:lang w:val="ro-RO"/>
        </w:rPr>
      </w:pPr>
      <w:r>
        <w:rPr>
          <w:noProof/>
          <w:color w:val="000000"/>
          <w:lang w:val="ro-RO"/>
        </w:rPr>
        <w:t xml:space="preserve">CRM va face legatura pe baza de Cod Client, daca nu este completata informatia, va face legatura pe baza Cod Fiscal. </w:t>
      </w:r>
    </w:p>
    <w:p w:rsidR="00F363E3" w:rsidRPr="00E63E5A" w:rsidRDefault="00590127" w:rsidP="00F363E3">
      <w:pPr>
        <w:rPr>
          <w:noProof/>
          <w:color w:val="000000"/>
          <w:lang w:val="ro-RO"/>
        </w:rPr>
      </w:pPr>
      <w:r w:rsidRPr="00590127">
        <w:rPr>
          <w:noProof/>
          <w:color w:val="000000"/>
          <w:lang w:val="ro-RO"/>
        </w:rPr>
        <w:t>Daca nici una din informatii din EMA nu se poate mapa cu datele din iScala atunci in CRM se va crea o noua inregistrare de client/distribuitor potential</w:t>
      </w:r>
      <w:r w:rsidR="00E63E5A">
        <w:rPr>
          <w:noProof/>
          <w:color w:val="000000"/>
          <w:lang w:val="ro-RO"/>
        </w:rPr>
        <w:t xml:space="preserve"> </w:t>
      </w:r>
      <w:r w:rsidR="00F363E3" w:rsidRPr="00F363E3">
        <w:rPr>
          <w:szCs w:val="22"/>
          <w:lang w:val="ro-RO"/>
        </w:rPr>
        <w:t>in care se vor completa informatii</w:t>
      </w:r>
      <w:r w:rsidR="00F363E3">
        <w:rPr>
          <w:szCs w:val="22"/>
          <w:lang w:val="ro-RO"/>
        </w:rPr>
        <w:t>le</w:t>
      </w:r>
      <w:r w:rsidR="00F363E3" w:rsidRPr="00F363E3">
        <w:rPr>
          <w:szCs w:val="22"/>
          <w:lang w:val="ro-RO"/>
        </w:rPr>
        <w:t xml:space="preserve"> din EMA (adresa, CUI, telefon, etc)</w:t>
      </w:r>
      <w:r w:rsidR="00E63E5A">
        <w:rPr>
          <w:szCs w:val="22"/>
          <w:lang w:val="ro-RO"/>
        </w:rPr>
        <w:t>.</w:t>
      </w:r>
    </w:p>
    <w:p w:rsidR="00F363E3" w:rsidRDefault="00F363E3" w:rsidP="00F363E3">
      <w:pPr>
        <w:ind w:left="720"/>
        <w:rPr>
          <w:lang w:val="ro-RO"/>
        </w:rPr>
      </w:pPr>
    </w:p>
    <w:p w:rsidR="00F363E3" w:rsidRDefault="00F363E3" w:rsidP="00F363E3">
      <w:pPr>
        <w:rPr>
          <w:lang w:val="ro-RO"/>
        </w:rPr>
      </w:pPr>
      <w:r>
        <w:rPr>
          <w:lang w:val="ro-RO"/>
        </w:rPr>
        <w:t>Tabelul de mai jos se va completa de catre echipa EMA cu structura de date si informatiile specifice EMA (vezi exemplu):</w:t>
      </w:r>
    </w:p>
    <w:p w:rsidR="00F363E3" w:rsidRDefault="00F363E3" w:rsidP="00F363E3">
      <w:pPr>
        <w:rPr>
          <w:lang w:val="ro-RO"/>
        </w:rPr>
      </w:pPr>
    </w:p>
    <w:p w:rsidR="00235E22" w:rsidRDefault="00235E22" w:rsidP="00F363E3">
      <w:pPr>
        <w:rPr>
          <w:lang w:val="ro-RO"/>
        </w:rPr>
      </w:pPr>
      <w:r>
        <w:rPr>
          <w:lang w:val="ro-RO"/>
        </w:rPr>
        <w:t>Structura EMA este descrisa  mai jos:</w:t>
      </w:r>
    </w:p>
    <w:p w:rsidR="00235E22" w:rsidRDefault="00235E22" w:rsidP="00F363E3">
      <w:pPr>
        <w:rPr>
          <w:lang w:val="ro-RO"/>
        </w:rPr>
      </w:pPr>
    </w:p>
    <w:tbl>
      <w:tblPr>
        <w:tblW w:w="0" w:type="auto"/>
        <w:tblBorders>
          <w:top w:val="single" w:sz="8" w:space="0" w:color="C0504D"/>
          <w:left w:val="single" w:sz="8" w:space="0" w:color="C0504D"/>
          <w:bottom w:val="single" w:sz="8" w:space="0" w:color="C0504D"/>
          <w:right w:val="single" w:sz="8" w:space="0" w:color="C0504D"/>
        </w:tblBorders>
        <w:tblLook w:val="04A0"/>
      </w:tblPr>
      <w:tblGrid>
        <w:gridCol w:w="2293"/>
        <w:gridCol w:w="2035"/>
        <w:gridCol w:w="2433"/>
        <w:gridCol w:w="3022"/>
      </w:tblGrid>
      <w:tr w:rsidR="00235E22" w:rsidRPr="00A752AB" w:rsidTr="00235E22">
        <w:trPr>
          <w:tblHeader/>
        </w:trPr>
        <w:tc>
          <w:tcPr>
            <w:tcW w:w="2293" w:type="dxa"/>
            <w:shd w:val="clear" w:color="auto" w:fill="C0504D"/>
          </w:tcPr>
          <w:p w:rsidR="00235E22" w:rsidRPr="00A752AB" w:rsidRDefault="00235E22" w:rsidP="0027698B">
            <w:pPr>
              <w:rPr>
                <w:b/>
                <w:bCs/>
                <w:color w:val="FFFFFF"/>
                <w:lang w:val="ro-RO"/>
              </w:rPr>
            </w:pPr>
            <w:r w:rsidRPr="00A752AB">
              <w:rPr>
                <w:b/>
                <w:bCs/>
                <w:color w:val="FFFFFF"/>
                <w:lang w:val="ro-RO"/>
              </w:rPr>
              <w:t>Denumire Camp</w:t>
            </w:r>
          </w:p>
        </w:tc>
        <w:tc>
          <w:tcPr>
            <w:tcW w:w="2035" w:type="dxa"/>
            <w:shd w:val="clear" w:color="auto" w:fill="C0504D"/>
          </w:tcPr>
          <w:p w:rsidR="00235E22" w:rsidRPr="00A752AB" w:rsidRDefault="00235E22" w:rsidP="0027698B">
            <w:pPr>
              <w:rPr>
                <w:b/>
                <w:bCs/>
                <w:color w:val="FFFFFF"/>
                <w:lang w:val="ro-RO"/>
              </w:rPr>
            </w:pPr>
            <w:r w:rsidRPr="00A752AB">
              <w:rPr>
                <w:b/>
                <w:bCs/>
                <w:color w:val="FFFFFF"/>
                <w:lang w:val="ro-RO"/>
              </w:rPr>
              <w:t>Descriere (eticheta)</w:t>
            </w:r>
          </w:p>
        </w:tc>
        <w:tc>
          <w:tcPr>
            <w:tcW w:w="2433" w:type="dxa"/>
            <w:shd w:val="clear" w:color="auto" w:fill="C0504D"/>
          </w:tcPr>
          <w:p w:rsidR="00235E22" w:rsidRPr="00A752AB" w:rsidRDefault="00235E22" w:rsidP="0027698B">
            <w:pPr>
              <w:rPr>
                <w:b/>
                <w:bCs/>
                <w:color w:val="FFFFFF"/>
                <w:lang w:val="ro-RO"/>
              </w:rPr>
            </w:pPr>
            <w:r w:rsidRPr="00A752AB">
              <w:rPr>
                <w:b/>
                <w:bCs/>
                <w:color w:val="FFFFFF"/>
                <w:lang w:val="ro-RO"/>
              </w:rPr>
              <w:t>Tip de data, Lungime</w:t>
            </w:r>
          </w:p>
        </w:tc>
        <w:tc>
          <w:tcPr>
            <w:tcW w:w="3022" w:type="dxa"/>
            <w:shd w:val="clear" w:color="auto" w:fill="C0504D"/>
          </w:tcPr>
          <w:p w:rsidR="00235E22" w:rsidRPr="00A752AB" w:rsidRDefault="00235E22" w:rsidP="0027698B">
            <w:pPr>
              <w:rPr>
                <w:b/>
                <w:bCs/>
                <w:color w:val="FFFFFF"/>
                <w:lang w:val="ro-RO"/>
              </w:rPr>
            </w:pPr>
            <w:r w:rsidRPr="00A752AB">
              <w:rPr>
                <w:b/>
                <w:bCs/>
                <w:color w:val="FFFFFF"/>
                <w:lang w:val="ro-RO"/>
              </w:rPr>
              <w:t>Observatii</w:t>
            </w:r>
          </w:p>
        </w:tc>
      </w:tr>
      <w:tr w:rsidR="00235E22" w:rsidRPr="00A752AB" w:rsidTr="00235E22">
        <w:tc>
          <w:tcPr>
            <w:tcW w:w="2293" w:type="dxa"/>
            <w:tcBorders>
              <w:top w:val="single" w:sz="8" w:space="0" w:color="C0504D"/>
              <w:left w:val="single" w:sz="8" w:space="0" w:color="C0504D"/>
              <w:bottom w:val="single" w:sz="8" w:space="0" w:color="C0504D"/>
            </w:tcBorders>
          </w:tcPr>
          <w:p w:rsidR="00235E22" w:rsidRPr="00A752AB" w:rsidRDefault="00235E22" w:rsidP="0027698B">
            <w:pPr>
              <w:rPr>
                <w:b/>
                <w:bCs/>
                <w:lang w:val="ro-RO"/>
              </w:rPr>
            </w:pPr>
            <w:r>
              <w:rPr>
                <w:b/>
                <w:bCs/>
                <w:lang w:val="ro-RO"/>
              </w:rPr>
              <w:t>NumeClient</w:t>
            </w:r>
          </w:p>
        </w:tc>
        <w:tc>
          <w:tcPr>
            <w:tcW w:w="2035" w:type="dxa"/>
            <w:tcBorders>
              <w:top w:val="single" w:sz="8" w:space="0" w:color="C0504D"/>
              <w:bottom w:val="single" w:sz="8" w:space="0" w:color="C0504D"/>
            </w:tcBorders>
          </w:tcPr>
          <w:p w:rsidR="00235E22" w:rsidRPr="00A752AB" w:rsidRDefault="00235E22" w:rsidP="0027698B">
            <w:pPr>
              <w:rPr>
                <w:lang w:val="ro-RO"/>
              </w:rPr>
            </w:pPr>
            <w:r w:rsidRPr="00A752AB">
              <w:rPr>
                <w:lang w:val="ro-RO"/>
              </w:rPr>
              <w:t>Denumire</w:t>
            </w:r>
          </w:p>
        </w:tc>
        <w:tc>
          <w:tcPr>
            <w:tcW w:w="2433" w:type="dxa"/>
            <w:tcBorders>
              <w:top w:val="single" w:sz="8" w:space="0" w:color="C0504D"/>
              <w:bottom w:val="single" w:sz="8" w:space="0" w:color="C0504D"/>
            </w:tcBorders>
          </w:tcPr>
          <w:p w:rsidR="00235E22" w:rsidRPr="00A752AB" w:rsidRDefault="00235E22" w:rsidP="0027698B">
            <w:pPr>
              <w:rPr>
                <w:lang w:val="ro-RO"/>
              </w:rPr>
            </w:pPr>
            <w:r>
              <w:rPr>
                <w:lang w:val="ro-RO"/>
              </w:rPr>
              <w:t>Text(100)</w:t>
            </w:r>
          </w:p>
        </w:tc>
        <w:tc>
          <w:tcPr>
            <w:tcW w:w="3022" w:type="dxa"/>
            <w:tcBorders>
              <w:top w:val="single" w:sz="8" w:space="0" w:color="C0504D"/>
              <w:bottom w:val="single" w:sz="8" w:space="0" w:color="C0504D"/>
              <w:right w:val="single" w:sz="8" w:space="0" w:color="C0504D"/>
            </w:tcBorders>
          </w:tcPr>
          <w:p w:rsidR="00235E22" w:rsidRPr="00A752AB" w:rsidRDefault="00235E22" w:rsidP="0027698B">
            <w:pPr>
              <w:rPr>
                <w:lang w:val="ro-RO"/>
              </w:rPr>
            </w:pPr>
          </w:p>
        </w:tc>
      </w:tr>
      <w:tr w:rsidR="00914D65" w:rsidRPr="00A752AB" w:rsidTr="0027698B">
        <w:tc>
          <w:tcPr>
            <w:tcW w:w="2293" w:type="dxa"/>
          </w:tcPr>
          <w:p w:rsidR="00914D65" w:rsidRPr="00A752AB" w:rsidRDefault="00914D65" w:rsidP="0027698B">
            <w:pPr>
              <w:rPr>
                <w:b/>
                <w:bCs/>
                <w:lang w:val="ro-RO"/>
              </w:rPr>
            </w:pPr>
            <w:r>
              <w:rPr>
                <w:b/>
                <w:bCs/>
                <w:lang w:val="ro-RO"/>
              </w:rPr>
              <w:t>codClient</w:t>
            </w:r>
          </w:p>
        </w:tc>
        <w:tc>
          <w:tcPr>
            <w:tcW w:w="2035" w:type="dxa"/>
          </w:tcPr>
          <w:p w:rsidR="00914D65" w:rsidRPr="00A752AB" w:rsidRDefault="00914D65" w:rsidP="0027698B">
            <w:pPr>
              <w:rPr>
                <w:lang w:val="ro-RO"/>
              </w:rPr>
            </w:pPr>
            <w:r w:rsidRPr="00A752AB">
              <w:rPr>
                <w:lang w:val="ro-RO"/>
              </w:rPr>
              <w:t xml:space="preserve">Cod </w:t>
            </w:r>
            <w:r>
              <w:rPr>
                <w:lang w:val="ro-RO"/>
              </w:rPr>
              <w:t>intern al EMA</w:t>
            </w:r>
          </w:p>
        </w:tc>
        <w:tc>
          <w:tcPr>
            <w:tcW w:w="2433" w:type="dxa"/>
          </w:tcPr>
          <w:p w:rsidR="00914D65" w:rsidRPr="00A752AB" w:rsidRDefault="00754D3A" w:rsidP="0027698B">
            <w:pPr>
              <w:rPr>
                <w:lang w:val="ro-RO"/>
              </w:rPr>
            </w:pPr>
            <w:r>
              <w:rPr>
                <w:lang w:val="ro-RO"/>
              </w:rPr>
              <w:t>bigint</w:t>
            </w:r>
          </w:p>
        </w:tc>
        <w:tc>
          <w:tcPr>
            <w:tcW w:w="3022" w:type="dxa"/>
          </w:tcPr>
          <w:p w:rsidR="00914D65" w:rsidRPr="00A752AB" w:rsidRDefault="00914D65" w:rsidP="0027698B">
            <w:pPr>
              <w:rPr>
                <w:lang w:val="ro-RO"/>
              </w:rPr>
            </w:pPr>
          </w:p>
        </w:tc>
      </w:tr>
      <w:tr w:rsidR="00AE7AD7" w:rsidRPr="00A752AB" w:rsidTr="0027698B">
        <w:tc>
          <w:tcPr>
            <w:tcW w:w="2293" w:type="dxa"/>
            <w:tcBorders>
              <w:top w:val="single" w:sz="8" w:space="0" w:color="C0504D"/>
              <w:left w:val="single" w:sz="8" w:space="0" w:color="C0504D"/>
              <w:bottom w:val="single" w:sz="8" w:space="0" w:color="C0504D"/>
            </w:tcBorders>
          </w:tcPr>
          <w:p w:rsidR="00AE7AD7" w:rsidRDefault="00AE7AD7" w:rsidP="0027698B">
            <w:pPr>
              <w:rPr>
                <w:b/>
                <w:bCs/>
                <w:lang w:val="ro-RO"/>
              </w:rPr>
            </w:pPr>
            <w:r>
              <w:rPr>
                <w:b/>
                <w:bCs/>
                <w:lang w:val="ro-RO"/>
              </w:rPr>
              <w:t>codiScala</w:t>
            </w:r>
          </w:p>
        </w:tc>
        <w:tc>
          <w:tcPr>
            <w:tcW w:w="2035" w:type="dxa"/>
            <w:tcBorders>
              <w:top w:val="single" w:sz="8" w:space="0" w:color="C0504D"/>
              <w:bottom w:val="single" w:sz="8" w:space="0" w:color="C0504D"/>
            </w:tcBorders>
          </w:tcPr>
          <w:p w:rsidR="00AE7AD7" w:rsidRPr="00A752AB" w:rsidRDefault="00AE7AD7" w:rsidP="00914D65">
            <w:pPr>
              <w:rPr>
                <w:lang w:val="ro-RO"/>
              </w:rPr>
            </w:pPr>
            <w:r>
              <w:rPr>
                <w:lang w:val="ro-RO"/>
              </w:rPr>
              <w:t>Codul iScala al clientului</w:t>
            </w:r>
          </w:p>
        </w:tc>
        <w:tc>
          <w:tcPr>
            <w:tcW w:w="2433" w:type="dxa"/>
            <w:tcBorders>
              <w:top w:val="single" w:sz="8" w:space="0" w:color="C0504D"/>
              <w:bottom w:val="single" w:sz="8" w:space="0" w:color="C0504D"/>
            </w:tcBorders>
          </w:tcPr>
          <w:p w:rsidR="00AE7AD7" w:rsidRPr="00A752AB" w:rsidRDefault="00AE7AD7" w:rsidP="00AE7AD7">
            <w:pPr>
              <w:rPr>
                <w:lang w:val="ro-RO"/>
              </w:rPr>
            </w:pPr>
            <w:r>
              <w:rPr>
                <w:lang w:val="ro-RO"/>
              </w:rPr>
              <w:t>Text(50)</w:t>
            </w:r>
          </w:p>
        </w:tc>
        <w:tc>
          <w:tcPr>
            <w:tcW w:w="3022" w:type="dxa"/>
            <w:tcBorders>
              <w:top w:val="single" w:sz="8" w:space="0" w:color="C0504D"/>
              <w:bottom w:val="single" w:sz="8" w:space="0" w:color="C0504D"/>
              <w:right w:val="single" w:sz="8" w:space="0" w:color="C0504D"/>
            </w:tcBorders>
          </w:tcPr>
          <w:p w:rsidR="00AE7AD7" w:rsidRPr="00A752AB" w:rsidRDefault="00AE7AD7" w:rsidP="0027698B">
            <w:pPr>
              <w:rPr>
                <w:lang w:val="ro-RO"/>
              </w:rPr>
            </w:pPr>
          </w:p>
        </w:tc>
      </w:tr>
      <w:tr w:rsidR="00AE7AD7" w:rsidRPr="00A752AB" w:rsidTr="00235E22">
        <w:tc>
          <w:tcPr>
            <w:tcW w:w="2293" w:type="dxa"/>
            <w:tcBorders>
              <w:top w:val="single" w:sz="8" w:space="0" w:color="C0504D"/>
              <w:left w:val="single" w:sz="8" w:space="0" w:color="C0504D"/>
              <w:bottom w:val="single" w:sz="8" w:space="0" w:color="C0504D"/>
            </w:tcBorders>
          </w:tcPr>
          <w:p w:rsidR="00AE7AD7" w:rsidRPr="00A752AB" w:rsidRDefault="00AE7AD7" w:rsidP="0027698B">
            <w:pPr>
              <w:rPr>
                <w:b/>
                <w:bCs/>
                <w:lang w:val="ro-RO"/>
              </w:rPr>
            </w:pPr>
            <w:r>
              <w:rPr>
                <w:b/>
                <w:bCs/>
                <w:lang w:val="ro-RO"/>
              </w:rPr>
              <w:t>codFiscal</w:t>
            </w:r>
          </w:p>
        </w:tc>
        <w:tc>
          <w:tcPr>
            <w:tcW w:w="2035" w:type="dxa"/>
            <w:tcBorders>
              <w:top w:val="single" w:sz="8" w:space="0" w:color="C0504D"/>
              <w:bottom w:val="single" w:sz="8" w:space="0" w:color="C0504D"/>
            </w:tcBorders>
          </w:tcPr>
          <w:p w:rsidR="00AE7AD7" w:rsidRPr="00A752AB" w:rsidRDefault="00AE7AD7" w:rsidP="0027698B">
            <w:pPr>
              <w:rPr>
                <w:lang w:val="ro-RO"/>
              </w:rPr>
            </w:pPr>
            <w:r w:rsidRPr="00A752AB">
              <w:rPr>
                <w:lang w:val="ro-RO"/>
              </w:rPr>
              <w:t>CUI</w:t>
            </w:r>
          </w:p>
        </w:tc>
        <w:tc>
          <w:tcPr>
            <w:tcW w:w="2433" w:type="dxa"/>
            <w:tcBorders>
              <w:top w:val="single" w:sz="8" w:space="0" w:color="C0504D"/>
              <w:bottom w:val="single" w:sz="8" w:space="0" w:color="C0504D"/>
            </w:tcBorders>
          </w:tcPr>
          <w:p w:rsidR="00AE7AD7" w:rsidRPr="00A752AB" w:rsidRDefault="00AE7AD7" w:rsidP="0027698B">
            <w:pPr>
              <w:rPr>
                <w:lang w:val="ro-RO"/>
              </w:rPr>
            </w:pPr>
            <w:r>
              <w:rPr>
                <w:lang w:val="ro-RO"/>
              </w:rPr>
              <w:t>Text(100)</w:t>
            </w:r>
          </w:p>
        </w:tc>
        <w:tc>
          <w:tcPr>
            <w:tcW w:w="3022" w:type="dxa"/>
            <w:tcBorders>
              <w:top w:val="single" w:sz="8" w:space="0" w:color="C0504D"/>
              <w:bottom w:val="single" w:sz="8" w:space="0" w:color="C0504D"/>
              <w:right w:val="single" w:sz="8" w:space="0" w:color="C0504D"/>
            </w:tcBorders>
          </w:tcPr>
          <w:p w:rsidR="00AE7AD7" w:rsidRPr="00A752AB" w:rsidRDefault="00AE7AD7" w:rsidP="0027698B">
            <w:pPr>
              <w:rPr>
                <w:lang w:val="ro-RO"/>
              </w:rPr>
            </w:pPr>
          </w:p>
        </w:tc>
      </w:tr>
      <w:tr w:rsidR="00AE7AD7" w:rsidRPr="00A752AB" w:rsidTr="00235E22">
        <w:tc>
          <w:tcPr>
            <w:tcW w:w="2293" w:type="dxa"/>
          </w:tcPr>
          <w:p w:rsidR="00AE7AD7" w:rsidRPr="00A752AB" w:rsidRDefault="00AE7AD7" w:rsidP="0027698B">
            <w:pPr>
              <w:rPr>
                <w:b/>
                <w:bCs/>
                <w:lang w:val="ro-RO"/>
              </w:rPr>
            </w:pPr>
            <w:r>
              <w:rPr>
                <w:b/>
                <w:bCs/>
                <w:lang w:val="ro-RO"/>
              </w:rPr>
              <w:t>adresa</w:t>
            </w:r>
          </w:p>
        </w:tc>
        <w:tc>
          <w:tcPr>
            <w:tcW w:w="2035" w:type="dxa"/>
          </w:tcPr>
          <w:p w:rsidR="00AE7AD7" w:rsidRPr="00A752AB" w:rsidRDefault="00AE7AD7" w:rsidP="0027698B">
            <w:pPr>
              <w:rPr>
                <w:lang w:val="ro-RO"/>
              </w:rPr>
            </w:pPr>
            <w:r w:rsidRPr="00A752AB">
              <w:rPr>
                <w:lang w:val="ro-RO"/>
              </w:rPr>
              <w:t>Adresa</w:t>
            </w:r>
          </w:p>
        </w:tc>
        <w:tc>
          <w:tcPr>
            <w:tcW w:w="2433" w:type="dxa"/>
          </w:tcPr>
          <w:p w:rsidR="00AE7AD7" w:rsidRPr="00A752AB" w:rsidRDefault="00AE7AD7" w:rsidP="0027698B">
            <w:pPr>
              <w:rPr>
                <w:lang w:val="ro-RO"/>
              </w:rPr>
            </w:pPr>
            <w:r>
              <w:rPr>
                <w:lang w:val="ro-RO"/>
              </w:rPr>
              <w:t>Text(255)</w:t>
            </w:r>
          </w:p>
        </w:tc>
        <w:tc>
          <w:tcPr>
            <w:tcW w:w="3022" w:type="dxa"/>
          </w:tcPr>
          <w:p w:rsidR="00AE7AD7" w:rsidRPr="00A752AB" w:rsidRDefault="00AE7AD7" w:rsidP="0027698B">
            <w:pPr>
              <w:rPr>
                <w:lang w:val="ro-RO"/>
              </w:rPr>
            </w:pPr>
            <w:r w:rsidRPr="00A752AB">
              <w:rPr>
                <w:lang w:val="ro-RO"/>
              </w:rPr>
              <w:t>Detalii complete adresa</w:t>
            </w:r>
          </w:p>
        </w:tc>
      </w:tr>
      <w:tr w:rsidR="00AE7AD7" w:rsidRPr="00A752AB" w:rsidTr="00235E22">
        <w:tc>
          <w:tcPr>
            <w:tcW w:w="2293" w:type="dxa"/>
            <w:tcBorders>
              <w:top w:val="single" w:sz="8" w:space="0" w:color="C0504D"/>
              <w:left w:val="single" w:sz="8" w:space="0" w:color="C0504D"/>
              <w:bottom w:val="single" w:sz="8" w:space="0" w:color="C0504D"/>
            </w:tcBorders>
          </w:tcPr>
          <w:p w:rsidR="00AE7AD7" w:rsidRPr="00A752AB" w:rsidRDefault="00AE7AD7" w:rsidP="0027698B">
            <w:pPr>
              <w:rPr>
                <w:b/>
                <w:bCs/>
                <w:lang w:val="ro-RO"/>
              </w:rPr>
            </w:pPr>
            <w:r>
              <w:rPr>
                <w:b/>
                <w:bCs/>
                <w:lang w:val="ro-RO"/>
              </w:rPr>
              <w:t>Telefon</w:t>
            </w:r>
          </w:p>
        </w:tc>
        <w:tc>
          <w:tcPr>
            <w:tcW w:w="2035" w:type="dxa"/>
            <w:tcBorders>
              <w:top w:val="single" w:sz="8" w:space="0" w:color="C0504D"/>
              <w:bottom w:val="single" w:sz="8" w:space="0" w:color="C0504D"/>
            </w:tcBorders>
          </w:tcPr>
          <w:p w:rsidR="00AE7AD7" w:rsidRPr="00A752AB" w:rsidRDefault="00AE7AD7" w:rsidP="0027698B">
            <w:pPr>
              <w:rPr>
                <w:lang w:val="ro-RO"/>
              </w:rPr>
            </w:pPr>
            <w:r w:rsidRPr="00A752AB">
              <w:rPr>
                <w:lang w:val="ro-RO"/>
              </w:rPr>
              <w:t>Telefon</w:t>
            </w:r>
          </w:p>
        </w:tc>
        <w:tc>
          <w:tcPr>
            <w:tcW w:w="2433" w:type="dxa"/>
            <w:tcBorders>
              <w:top w:val="single" w:sz="8" w:space="0" w:color="C0504D"/>
              <w:bottom w:val="single" w:sz="8" w:space="0" w:color="C0504D"/>
            </w:tcBorders>
          </w:tcPr>
          <w:p w:rsidR="00AE7AD7" w:rsidRPr="00A752AB" w:rsidRDefault="00AE7AD7" w:rsidP="0027698B">
            <w:pPr>
              <w:rPr>
                <w:lang w:val="ro-RO"/>
              </w:rPr>
            </w:pPr>
            <w:r>
              <w:rPr>
                <w:lang w:val="ro-RO"/>
              </w:rPr>
              <w:t>Text(100)</w:t>
            </w:r>
          </w:p>
        </w:tc>
        <w:tc>
          <w:tcPr>
            <w:tcW w:w="3022" w:type="dxa"/>
            <w:tcBorders>
              <w:top w:val="single" w:sz="8" w:space="0" w:color="C0504D"/>
              <w:bottom w:val="single" w:sz="8" w:space="0" w:color="C0504D"/>
              <w:right w:val="single" w:sz="8" w:space="0" w:color="C0504D"/>
            </w:tcBorders>
          </w:tcPr>
          <w:p w:rsidR="00AE7AD7" w:rsidRPr="00A752AB" w:rsidRDefault="00AE7AD7" w:rsidP="0027698B">
            <w:pPr>
              <w:rPr>
                <w:lang w:val="ro-RO"/>
              </w:rPr>
            </w:pPr>
            <w:r w:rsidRPr="00A752AB">
              <w:rPr>
                <w:lang w:val="ro-RO"/>
              </w:rPr>
              <w:t>Detalii complete telefoane</w:t>
            </w:r>
          </w:p>
        </w:tc>
      </w:tr>
      <w:tr w:rsidR="00AE7AD7" w:rsidRPr="00A752AB" w:rsidTr="00235E22">
        <w:tc>
          <w:tcPr>
            <w:tcW w:w="2293" w:type="dxa"/>
            <w:tcBorders>
              <w:top w:val="single" w:sz="8" w:space="0" w:color="C0504D"/>
              <w:left w:val="single" w:sz="8" w:space="0" w:color="C0504D"/>
              <w:bottom w:val="single" w:sz="8" w:space="0" w:color="C0504D"/>
            </w:tcBorders>
          </w:tcPr>
          <w:p w:rsidR="00AE7AD7" w:rsidRPr="00A752AB" w:rsidRDefault="00AE7AD7" w:rsidP="0027698B">
            <w:pPr>
              <w:rPr>
                <w:b/>
                <w:bCs/>
                <w:lang w:val="ro-RO"/>
              </w:rPr>
            </w:pPr>
            <w:r>
              <w:rPr>
                <w:b/>
                <w:bCs/>
                <w:lang w:val="ro-RO"/>
              </w:rPr>
              <w:t>Localitate</w:t>
            </w:r>
          </w:p>
        </w:tc>
        <w:tc>
          <w:tcPr>
            <w:tcW w:w="2035" w:type="dxa"/>
            <w:tcBorders>
              <w:top w:val="single" w:sz="8" w:space="0" w:color="C0504D"/>
              <w:bottom w:val="single" w:sz="8" w:space="0" w:color="C0504D"/>
            </w:tcBorders>
          </w:tcPr>
          <w:p w:rsidR="00AE7AD7" w:rsidRPr="00A752AB" w:rsidRDefault="00AE7AD7" w:rsidP="0027698B">
            <w:pPr>
              <w:rPr>
                <w:lang w:val="ro-RO"/>
              </w:rPr>
            </w:pPr>
          </w:p>
        </w:tc>
        <w:tc>
          <w:tcPr>
            <w:tcW w:w="2433" w:type="dxa"/>
            <w:tcBorders>
              <w:top w:val="single" w:sz="8" w:space="0" w:color="C0504D"/>
              <w:bottom w:val="single" w:sz="8" w:space="0" w:color="C0504D"/>
            </w:tcBorders>
          </w:tcPr>
          <w:p w:rsidR="00AE7AD7" w:rsidRPr="00A752AB" w:rsidRDefault="00AE7AD7" w:rsidP="0027698B">
            <w:pPr>
              <w:rPr>
                <w:lang w:val="ro-RO"/>
              </w:rPr>
            </w:pPr>
            <w:r>
              <w:rPr>
                <w:lang w:val="ro-RO"/>
              </w:rPr>
              <w:t>Text(100)</w:t>
            </w:r>
          </w:p>
        </w:tc>
        <w:tc>
          <w:tcPr>
            <w:tcW w:w="3022" w:type="dxa"/>
            <w:tcBorders>
              <w:top w:val="single" w:sz="8" w:space="0" w:color="C0504D"/>
              <w:bottom w:val="single" w:sz="8" w:space="0" w:color="C0504D"/>
              <w:right w:val="single" w:sz="8" w:space="0" w:color="C0504D"/>
            </w:tcBorders>
          </w:tcPr>
          <w:p w:rsidR="00AE7AD7" w:rsidRPr="00A752AB" w:rsidRDefault="00AE7AD7" w:rsidP="0027698B">
            <w:pPr>
              <w:rPr>
                <w:lang w:val="ro-RO"/>
              </w:rPr>
            </w:pPr>
          </w:p>
        </w:tc>
      </w:tr>
      <w:tr w:rsidR="00AE7AD7" w:rsidRPr="00A752AB" w:rsidTr="00235E22">
        <w:tc>
          <w:tcPr>
            <w:tcW w:w="2293" w:type="dxa"/>
            <w:tcBorders>
              <w:top w:val="single" w:sz="8" w:space="0" w:color="C0504D"/>
              <w:left w:val="single" w:sz="8" w:space="0" w:color="C0504D"/>
              <w:bottom w:val="single" w:sz="8" w:space="0" w:color="C0504D"/>
            </w:tcBorders>
          </w:tcPr>
          <w:p w:rsidR="00AE7AD7" w:rsidRDefault="00AE7AD7" w:rsidP="0027698B">
            <w:pPr>
              <w:rPr>
                <w:b/>
                <w:bCs/>
                <w:lang w:val="ro-RO"/>
              </w:rPr>
            </w:pPr>
            <w:r>
              <w:rPr>
                <w:b/>
                <w:bCs/>
                <w:lang w:val="ro-RO"/>
              </w:rPr>
              <w:t>Judet</w:t>
            </w:r>
          </w:p>
        </w:tc>
        <w:tc>
          <w:tcPr>
            <w:tcW w:w="2035" w:type="dxa"/>
            <w:tcBorders>
              <w:top w:val="single" w:sz="8" w:space="0" w:color="C0504D"/>
              <w:bottom w:val="single" w:sz="8" w:space="0" w:color="C0504D"/>
            </w:tcBorders>
          </w:tcPr>
          <w:p w:rsidR="00AE7AD7" w:rsidRPr="00A752AB" w:rsidRDefault="00AE7AD7" w:rsidP="0027698B">
            <w:pPr>
              <w:rPr>
                <w:lang w:val="ro-RO"/>
              </w:rPr>
            </w:pPr>
          </w:p>
        </w:tc>
        <w:tc>
          <w:tcPr>
            <w:tcW w:w="2433" w:type="dxa"/>
            <w:tcBorders>
              <w:top w:val="single" w:sz="8" w:space="0" w:color="C0504D"/>
              <w:bottom w:val="single" w:sz="8" w:space="0" w:color="C0504D"/>
            </w:tcBorders>
          </w:tcPr>
          <w:p w:rsidR="00AE7AD7" w:rsidRPr="00A752AB" w:rsidRDefault="00AE7AD7" w:rsidP="0027698B">
            <w:pPr>
              <w:rPr>
                <w:lang w:val="ro-RO"/>
              </w:rPr>
            </w:pPr>
            <w:r>
              <w:rPr>
                <w:lang w:val="ro-RO"/>
              </w:rPr>
              <w:t>Text(100)</w:t>
            </w:r>
          </w:p>
        </w:tc>
        <w:tc>
          <w:tcPr>
            <w:tcW w:w="3022" w:type="dxa"/>
            <w:tcBorders>
              <w:top w:val="single" w:sz="8" w:space="0" w:color="C0504D"/>
              <w:bottom w:val="single" w:sz="8" w:space="0" w:color="C0504D"/>
              <w:right w:val="single" w:sz="8" w:space="0" w:color="C0504D"/>
            </w:tcBorders>
          </w:tcPr>
          <w:p w:rsidR="00AE7AD7" w:rsidRPr="00A752AB" w:rsidRDefault="00AE7AD7" w:rsidP="0027698B">
            <w:pPr>
              <w:rPr>
                <w:lang w:val="ro-RO"/>
              </w:rPr>
            </w:pPr>
          </w:p>
        </w:tc>
      </w:tr>
    </w:tbl>
    <w:p w:rsidR="00235E22" w:rsidRDefault="00235E22" w:rsidP="00F363E3">
      <w:pPr>
        <w:rPr>
          <w:lang w:val="ro-RO"/>
        </w:rPr>
      </w:pPr>
    </w:p>
    <w:p w:rsidR="00FC6B03" w:rsidRDefault="00FC6B03" w:rsidP="00FC6B03">
      <w:pPr>
        <w:pStyle w:val="Heading2"/>
        <w:rPr>
          <w:noProof/>
          <w:lang w:val="ro-RO"/>
        </w:rPr>
      </w:pPr>
      <w:bookmarkStart w:id="64" w:name="_Toc275250490"/>
      <w:r w:rsidRPr="007D2FFF">
        <w:rPr>
          <w:noProof/>
          <w:lang w:val="ro-RO"/>
        </w:rPr>
        <w:t>Client</w:t>
      </w:r>
      <w:r w:rsidR="00A21BE9">
        <w:rPr>
          <w:noProof/>
          <w:lang w:val="ro-RO"/>
        </w:rPr>
        <w:t>i</w:t>
      </w:r>
      <w:r w:rsidRPr="007D2FFF">
        <w:rPr>
          <w:noProof/>
          <w:lang w:val="ro-RO"/>
        </w:rPr>
        <w:t xml:space="preserve"> </w:t>
      </w:r>
      <w:r w:rsidR="00225216">
        <w:rPr>
          <w:noProof/>
          <w:lang w:val="ro-RO"/>
        </w:rPr>
        <w:t>Indirecti</w:t>
      </w:r>
      <w:bookmarkEnd w:id="64"/>
    </w:p>
    <w:p w:rsidR="002E0667" w:rsidRDefault="002E0667" w:rsidP="002E0667">
      <w:pPr>
        <w:rPr>
          <w:lang w:val="ro-RO"/>
        </w:rPr>
      </w:pPr>
    </w:p>
    <w:p w:rsidR="00A00113" w:rsidRDefault="00A00113" w:rsidP="002E0667">
      <w:pPr>
        <w:rPr>
          <w:lang w:val="ro-RO"/>
        </w:rPr>
      </w:pPr>
      <w:r>
        <w:rPr>
          <w:lang w:val="ro-RO"/>
        </w:rPr>
        <w:t xml:space="preserve">Se estimeaza un numar de 40.000 de clienti </w:t>
      </w:r>
      <w:r w:rsidR="00F660D4">
        <w:rPr>
          <w:lang w:val="ro-RO"/>
        </w:rPr>
        <w:t>indirecti (clientii distribuitorilor)</w:t>
      </w:r>
      <w:r>
        <w:rPr>
          <w:lang w:val="ro-RO"/>
        </w:rPr>
        <w:t>.</w:t>
      </w:r>
    </w:p>
    <w:p w:rsidR="00AD0F5E" w:rsidRDefault="00AD0F5E" w:rsidP="002E0667">
      <w:pPr>
        <w:rPr>
          <w:lang w:val="ro-RO"/>
        </w:rPr>
      </w:pPr>
      <w:r>
        <w:rPr>
          <w:lang w:val="ro-RO"/>
        </w:rPr>
        <w:t>Pe un judet pot sa existe 3 distribuitori cu 400 de clienti fiecare dar 200 de clienti pot fi comuni. In EMA vor fi adaugati 1200 de clienti finali.</w:t>
      </w:r>
      <w:r w:rsidR="001C3C65">
        <w:rPr>
          <w:lang w:val="ro-RO"/>
        </w:rPr>
        <w:t xml:space="preserve"> Din acest motiv trebuie sa fie o zona tampon cu cineva care sa valideze datele din EMA si sa introduca CUI pentru fiecare client </w:t>
      </w:r>
      <w:r w:rsidR="006A1546">
        <w:rPr>
          <w:lang w:val="ro-RO"/>
        </w:rPr>
        <w:t>indirect.</w:t>
      </w:r>
      <w:r w:rsidR="006D7416">
        <w:rPr>
          <w:lang w:val="ro-RO"/>
        </w:rPr>
        <w:t xml:space="preserve"> </w:t>
      </w:r>
      <w:r w:rsidR="009F4F95">
        <w:rPr>
          <w:lang w:val="ro-RO"/>
        </w:rPr>
        <w:t>Trebuie marcati clientii validati</w:t>
      </w:r>
    </w:p>
    <w:p w:rsidR="00A2172D" w:rsidRDefault="006D7416">
      <w:pPr>
        <w:tabs>
          <w:tab w:val="left" w:pos="5660"/>
        </w:tabs>
        <w:rPr>
          <w:lang w:val="ro-RO"/>
        </w:rPr>
      </w:pPr>
      <w:r>
        <w:rPr>
          <w:lang w:val="ro-RO"/>
        </w:rPr>
        <w:tab/>
      </w:r>
    </w:p>
    <w:tbl>
      <w:tblPr>
        <w:tblStyle w:val="LightList-Accent2"/>
        <w:tblW w:w="0" w:type="auto"/>
        <w:tblLook w:val="04A0"/>
      </w:tblPr>
      <w:tblGrid>
        <w:gridCol w:w="2285"/>
        <w:gridCol w:w="2036"/>
        <w:gridCol w:w="2413"/>
        <w:gridCol w:w="3049"/>
      </w:tblGrid>
      <w:tr w:rsidR="00E73E39" w:rsidRPr="00A752AB" w:rsidTr="00D31E6E">
        <w:trPr>
          <w:cnfStyle w:val="100000000000"/>
          <w:tblHeader/>
        </w:trPr>
        <w:tc>
          <w:tcPr>
            <w:cnfStyle w:val="001000000000"/>
            <w:tcW w:w="2285" w:type="dxa"/>
          </w:tcPr>
          <w:p w:rsidR="00E73E39" w:rsidRPr="00A752AB" w:rsidRDefault="00E73E39" w:rsidP="0027698B">
            <w:pPr>
              <w:rPr>
                <w:b w:val="0"/>
                <w:bCs w:val="0"/>
                <w:lang w:val="ro-RO"/>
              </w:rPr>
            </w:pPr>
            <w:r w:rsidRPr="00A752AB">
              <w:rPr>
                <w:b w:val="0"/>
                <w:bCs w:val="0"/>
                <w:lang w:val="ro-RO"/>
              </w:rPr>
              <w:t>Denumire Camp</w:t>
            </w:r>
          </w:p>
        </w:tc>
        <w:tc>
          <w:tcPr>
            <w:tcW w:w="2036" w:type="dxa"/>
          </w:tcPr>
          <w:p w:rsidR="00E73E39" w:rsidRPr="00A752AB" w:rsidRDefault="00E73E39" w:rsidP="0027698B">
            <w:pPr>
              <w:cnfStyle w:val="100000000000"/>
              <w:rPr>
                <w:b w:val="0"/>
                <w:bCs w:val="0"/>
                <w:lang w:val="ro-RO"/>
              </w:rPr>
            </w:pPr>
            <w:r w:rsidRPr="00A752AB">
              <w:rPr>
                <w:b w:val="0"/>
                <w:bCs w:val="0"/>
                <w:lang w:val="ro-RO"/>
              </w:rPr>
              <w:t>Descriere (eticheta)</w:t>
            </w:r>
          </w:p>
        </w:tc>
        <w:tc>
          <w:tcPr>
            <w:tcW w:w="2413" w:type="dxa"/>
          </w:tcPr>
          <w:p w:rsidR="00E73E39" w:rsidRPr="00A752AB" w:rsidRDefault="00E73E39" w:rsidP="0027698B">
            <w:pPr>
              <w:cnfStyle w:val="100000000000"/>
              <w:rPr>
                <w:b w:val="0"/>
                <w:bCs w:val="0"/>
                <w:lang w:val="ro-RO"/>
              </w:rPr>
            </w:pPr>
            <w:r w:rsidRPr="00A752AB">
              <w:rPr>
                <w:b w:val="0"/>
                <w:bCs w:val="0"/>
                <w:lang w:val="ro-RO"/>
              </w:rPr>
              <w:t>Tip de data, Lungime</w:t>
            </w:r>
          </w:p>
        </w:tc>
        <w:tc>
          <w:tcPr>
            <w:tcW w:w="3049" w:type="dxa"/>
          </w:tcPr>
          <w:p w:rsidR="00E73E39" w:rsidRPr="00A752AB" w:rsidRDefault="00E73E39" w:rsidP="0027698B">
            <w:pPr>
              <w:cnfStyle w:val="100000000000"/>
              <w:rPr>
                <w:b w:val="0"/>
                <w:bCs w:val="0"/>
                <w:lang w:val="ro-RO"/>
              </w:rPr>
            </w:pPr>
            <w:r w:rsidRPr="00A752AB">
              <w:rPr>
                <w:b w:val="0"/>
                <w:bCs w:val="0"/>
                <w:lang w:val="ro-RO"/>
              </w:rPr>
              <w:t>Observatii</w:t>
            </w:r>
          </w:p>
        </w:tc>
      </w:tr>
      <w:tr w:rsidR="00E73E39" w:rsidRPr="00A752AB" w:rsidTr="0001616E">
        <w:trPr>
          <w:cnfStyle w:val="000000100000"/>
        </w:trPr>
        <w:tc>
          <w:tcPr>
            <w:cnfStyle w:val="001000000000"/>
            <w:tcW w:w="2285" w:type="dxa"/>
          </w:tcPr>
          <w:p w:rsidR="00E73E39" w:rsidRPr="00A752AB" w:rsidRDefault="00E73E39" w:rsidP="0027698B">
            <w:pPr>
              <w:rPr>
                <w:b w:val="0"/>
                <w:bCs w:val="0"/>
                <w:lang w:val="ro-RO"/>
              </w:rPr>
            </w:pPr>
            <w:r>
              <w:rPr>
                <w:b w:val="0"/>
                <w:bCs w:val="0"/>
                <w:lang w:val="ro-RO"/>
              </w:rPr>
              <w:t>nume</w:t>
            </w:r>
          </w:p>
        </w:tc>
        <w:tc>
          <w:tcPr>
            <w:tcW w:w="2036" w:type="dxa"/>
          </w:tcPr>
          <w:p w:rsidR="00E73E39" w:rsidRPr="00A752AB" w:rsidRDefault="00E73E39" w:rsidP="0027698B">
            <w:pPr>
              <w:cnfStyle w:val="000000100000"/>
              <w:rPr>
                <w:lang w:val="ro-RO"/>
              </w:rPr>
            </w:pPr>
            <w:r w:rsidRPr="00A752AB">
              <w:rPr>
                <w:lang w:val="ro-RO"/>
              </w:rPr>
              <w:t>Denumire</w:t>
            </w:r>
            <w:r>
              <w:rPr>
                <w:lang w:val="ro-RO"/>
              </w:rPr>
              <w:t xml:space="preserve"> Client</w:t>
            </w:r>
            <w:r w:rsidR="00E41288">
              <w:rPr>
                <w:lang w:val="ro-RO"/>
              </w:rPr>
              <w:t xml:space="preserve"> Indirect</w:t>
            </w:r>
          </w:p>
        </w:tc>
        <w:tc>
          <w:tcPr>
            <w:tcW w:w="2413" w:type="dxa"/>
          </w:tcPr>
          <w:p w:rsidR="00E73E39" w:rsidRPr="00A752AB" w:rsidRDefault="00E73E39" w:rsidP="0027698B">
            <w:pPr>
              <w:cnfStyle w:val="000000100000"/>
              <w:rPr>
                <w:lang w:val="ro-RO"/>
              </w:rPr>
            </w:pPr>
            <w:r>
              <w:rPr>
                <w:lang w:val="ro-RO"/>
              </w:rPr>
              <w:t>Text(100)</w:t>
            </w:r>
          </w:p>
        </w:tc>
        <w:tc>
          <w:tcPr>
            <w:tcW w:w="3049" w:type="dxa"/>
          </w:tcPr>
          <w:p w:rsidR="00E73E39" w:rsidRPr="00A752AB" w:rsidRDefault="00E73E39" w:rsidP="0027698B">
            <w:pPr>
              <w:cnfStyle w:val="000000100000"/>
              <w:rPr>
                <w:lang w:val="ro-RO"/>
              </w:rPr>
            </w:pPr>
          </w:p>
        </w:tc>
      </w:tr>
      <w:tr w:rsidR="0001616E" w:rsidRPr="00A752AB" w:rsidTr="0001616E">
        <w:tc>
          <w:tcPr>
            <w:cnfStyle w:val="001000000000"/>
            <w:tcW w:w="2285" w:type="dxa"/>
          </w:tcPr>
          <w:p w:rsidR="0001616E" w:rsidRPr="00A752AB" w:rsidRDefault="0001616E" w:rsidP="0027698B">
            <w:pPr>
              <w:rPr>
                <w:b w:val="0"/>
                <w:bCs w:val="0"/>
                <w:lang w:val="ro-RO"/>
              </w:rPr>
            </w:pPr>
            <w:r>
              <w:rPr>
                <w:b w:val="0"/>
                <w:bCs w:val="0"/>
                <w:lang w:val="ro-RO"/>
              </w:rPr>
              <w:t>codDistribuitor</w:t>
            </w:r>
          </w:p>
        </w:tc>
        <w:tc>
          <w:tcPr>
            <w:tcW w:w="2036" w:type="dxa"/>
          </w:tcPr>
          <w:p w:rsidR="0001616E" w:rsidRPr="00A752AB" w:rsidRDefault="0001616E" w:rsidP="0027698B">
            <w:pPr>
              <w:cnfStyle w:val="000000000000"/>
              <w:rPr>
                <w:lang w:val="ro-RO"/>
              </w:rPr>
            </w:pPr>
            <w:r w:rsidRPr="00A752AB">
              <w:rPr>
                <w:lang w:val="ro-RO"/>
              </w:rPr>
              <w:t xml:space="preserve">Cod </w:t>
            </w:r>
            <w:r w:rsidR="00A03A80">
              <w:rPr>
                <w:lang w:val="ro-RO"/>
              </w:rPr>
              <w:t xml:space="preserve">EMA al </w:t>
            </w:r>
            <w:r w:rsidRPr="00A752AB">
              <w:rPr>
                <w:lang w:val="ro-RO"/>
              </w:rPr>
              <w:t>Distribuitor</w:t>
            </w:r>
          </w:p>
        </w:tc>
        <w:tc>
          <w:tcPr>
            <w:tcW w:w="2413" w:type="dxa"/>
          </w:tcPr>
          <w:p w:rsidR="0001616E" w:rsidRPr="00A752AB" w:rsidRDefault="00E34DB9" w:rsidP="0027698B">
            <w:pPr>
              <w:cnfStyle w:val="000000000000"/>
              <w:rPr>
                <w:lang w:val="ro-RO"/>
              </w:rPr>
            </w:pPr>
            <w:r>
              <w:rPr>
                <w:lang w:val="ro-RO"/>
              </w:rPr>
              <w:t>bigint</w:t>
            </w:r>
          </w:p>
        </w:tc>
        <w:tc>
          <w:tcPr>
            <w:tcW w:w="3049" w:type="dxa"/>
          </w:tcPr>
          <w:p w:rsidR="0001616E" w:rsidRPr="00A752AB" w:rsidRDefault="0001616E" w:rsidP="0027698B">
            <w:pPr>
              <w:cnfStyle w:val="000000000000"/>
              <w:rPr>
                <w:lang w:val="ro-RO"/>
              </w:rPr>
            </w:pPr>
            <w:r w:rsidRPr="00A752AB">
              <w:rPr>
                <w:lang w:val="ro-RO"/>
              </w:rPr>
              <w:t>Legatura cu tabela Distribuitor</w:t>
            </w:r>
            <w:r w:rsidR="00E34DB9">
              <w:rPr>
                <w:lang w:val="ro-RO"/>
              </w:rPr>
              <w:t xml:space="preserve"> prin codul unic EMA</w:t>
            </w:r>
          </w:p>
        </w:tc>
      </w:tr>
      <w:tr w:rsidR="00E73E39" w:rsidRPr="00A752AB" w:rsidTr="0001616E">
        <w:trPr>
          <w:cnfStyle w:val="000000100000"/>
        </w:trPr>
        <w:tc>
          <w:tcPr>
            <w:cnfStyle w:val="001000000000"/>
            <w:tcW w:w="2285" w:type="dxa"/>
          </w:tcPr>
          <w:p w:rsidR="00E73E39" w:rsidRPr="00A752AB" w:rsidRDefault="00E73E39" w:rsidP="0027698B">
            <w:pPr>
              <w:rPr>
                <w:b w:val="0"/>
                <w:bCs w:val="0"/>
                <w:lang w:val="ro-RO"/>
              </w:rPr>
            </w:pPr>
            <w:r>
              <w:rPr>
                <w:b w:val="0"/>
                <w:bCs w:val="0"/>
                <w:lang w:val="ro-RO"/>
              </w:rPr>
              <w:t>codFiscal</w:t>
            </w:r>
          </w:p>
        </w:tc>
        <w:tc>
          <w:tcPr>
            <w:tcW w:w="2036" w:type="dxa"/>
          </w:tcPr>
          <w:p w:rsidR="00E73E39" w:rsidRPr="00A752AB" w:rsidRDefault="00E73E39" w:rsidP="0027698B">
            <w:pPr>
              <w:cnfStyle w:val="000000100000"/>
              <w:rPr>
                <w:lang w:val="ro-RO"/>
              </w:rPr>
            </w:pPr>
            <w:r w:rsidRPr="00A752AB">
              <w:rPr>
                <w:lang w:val="ro-RO"/>
              </w:rPr>
              <w:t>CUI</w:t>
            </w:r>
          </w:p>
        </w:tc>
        <w:tc>
          <w:tcPr>
            <w:tcW w:w="2413" w:type="dxa"/>
          </w:tcPr>
          <w:p w:rsidR="00E73E39" w:rsidRPr="00A752AB" w:rsidRDefault="00E73E39" w:rsidP="0027698B">
            <w:pPr>
              <w:cnfStyle w:val="000000100000"/>
              <w:rPr>
                <w:lang w:val="ro-RO"/>
              </w:rPr>
            </w:pPr>
            <w:r>
              <w:rPr>
                <w:lang w:val="ro-RO"/>
              </w:rPr>
              <w:t>Text(100)</w:t>
            </w:r>
          </w:p>
        </w:tc>
        <w:tc>
          <w:tcPr>
            <w:tcW w:w="3049" w:type="dxa"/>
          </w:tcPr>
          <w:p w:rsidR="00E73E39" w:rsidRPr="00A752AB" w:rsidRDefault="00E73E39" w:rsidP="0027698B">
            <w:pPr>
              <w:cnfStyle w:val="000000100000"/>
              <w:rPr>
                <w:lang w:val="ro-RO"/>
              </w:rPr>
            </w:pPr>
          </w:p>
        </w:tc>
      </w:tr>
      <w:tr w:rsidR="00E73E39" w:rsidRPr="00A752AB" w:rsidTr="0001616E">
        <w:tc>
          <w:tcPr>
            <w:cnfStyle w:val="001000000000"/>
            <w:tcW w:w="2285" w:type="dxa"/>
          </w:tcPr>
          <w:p w:rsidR="00E73E39" w:rsidRPr="00A752AB" w:rsidRDefault="00E73E39" w:rsidP="0027698B">
            <w:pPr>
              <w:rPr>
                <w:b w:val="0"/>
                <w:bCs w:val="0"/>
                <w:lang w:val="ro-RO"/>
              </w:rPr>
            </w:pPr>
            <w:r>
              <w:rPr>
                <w:b w:val="0"/>
                <w:bCs w:val="0"/>
                <w:lang w:val="ro-RO"/>
              </w:rPr>
              <w:t>adresa</w:t>
            </w:r>
          </w:p>
        </w:tc>
        <w:tc>
          <w:tcPr>
            <w:tcW w:w="2036" w:type="dxa"/>
          </w:tcPr>
          <w:p w:rsidR="00E73E39" w:rsidRPr="00A752AB" w:rsidRDefault="00E73E39" w:rsidP="0027698B">
            <w:pPr>
              <w:cnfStyle w:val="000000000000"/>
              <w:rPr>
                <w:lang w:val="ro-RO"/>
              </w:rPr>
            </w:pPr>
            <w:r w:rsidRPr="00A752AB">
              <w:rPr>
                <w:lang w:val="ro-RO"/>
              </w:rPr>
              <w:t>Adresa</w:t>
            </w:r>
          </w:p>
        </w:tc>
        <w:tc>
          <w:tcPr>
            <w:tcW w:w="2413" w:type="dxa"/>
          </w:tcPr>
          <w:p w:rsidR="00E73E39" w:rsidRPr="00A752AB" w:rsidRDefault="00E73E39" w:rsidP="0027698B">
            <w:pPr>
              <w:cnfStyle w:val="000000000000"/>
              <w:rPr>
                <w:lang w:val="ro-RO"/>
              </w:rPr>
            </w:pPr>
            <w:r>
              <w:rPr>
                <w:lang w:val="ro-RO"/>
              </w:rPr>
              <w:t>Text(255)</w:t>
            </w:r>
          </w:p>
        </w:tc>
        <w:tc>
          <w:tcPr>
            <w:tcW w:w="3049" w:type="dxa"/>
          </w:tcPr>
          <w:p w:rsidR="00E73E39" w:rsidRPr="00A752AB" w:rsidRDefault="00E73E39" w:rsidP="0027698B">
            <w:pPr>
              <w:cnfStyle w:val="000000000000"/>
              <w:rPr>
                <w:lang w:val="ro-RO"/>
              </w:rPr>
            </w:pPr>
            <w:r w:rsidRPr="00A752AB">
              <w:rPr>
                <w:lang w:val="ro-RO"/>
              </w:rPr>
              <w:t>Detalii complete adresa</w:t>
            </w:r>
          </w:p>
        </w:tc>
      </w:tr>
      <w:tr w:rsidR="00E73E39" w:rsidRPr="00A752AB" w:rsidTr="0001616E">
        <w:trPr>
          <w:cnfStyle w:val="000000100000"/>
        </w:trPr>
        <w:tc>
          <w:tcPr>
            <w:cnfStyle w:val="001000000000"/>
            <w:tcW w:w="2285" w:type="dxa"/>
          </w:tcPr>
          <w:p w:rsidR="00E73E39" w:rsidRPr="00A752AB" w:rsidRDefault="00E73E39" w:rsidP="0027698B">
            <w:pPr>
              <w:rPr>
                <w:b w:val="0"/>
                <w:bCs w:val="0"/>
                <w:lang w:val="ro-RO"/>
              </w:rPr>
            </w:pPr>
            <w:r>
              <w:rPr>
                <w:b w:val="0"/>
                <w:bCs w:val="0"/>
                <w:lang w:val="ro-RO"/>
              </w:rPr>
              <w:t>Localitate</w:t>
            </w:r>
          </w:p>
        </w:tc>
        <w:tc>
          <w:tcPr>
            <w:tcW w:w="2036" w:type="dxa"/>
          </w:tcPr>
          <w:p w:rsidR="00E73E39" w:rsidRPr="00A752AB" w:rsidRDefault="0001616E" w:rsidP="0027698B">
            <w:pPr>
              <w:cnfStyle w:val="000000100000"/>
              <w:rPr>
                <w:lang w:val="ro-RO"/>
              </w:rPr>
            </w:pPr>
            <w:r>
              <w:rPr>
                <w:lang w:val="ro-RO"/>
              </w:rPr>
              <w:t>Localitate</w:t>
            </w:r>
          </w:p>
        </w:tc>
        <w:tc>
          <w:tcPr>
            <w:tcW w:w="2413" w:type="dxa"/>
          </w:tcPr>
          <w:p w:rsidR="00E73E39" w:rsidRPr="00A752AB" w:rsidRDefault="00E73E39" w:rsidP="0027698B">
            <w:pPr>
              <w:cnfStyle w:val="000000100000"/>
              <w:rPr>
                <w:lang w:val="ro-RO"/>
              </w:rPr>
            </w:pPr>
            <w:r>
              <w:rPr>
                <w:lang w:val="ro-RO"/>
              </w:rPr>
              <w:t>Text(100)</w:t>
            </w:r>
          </w:p>
        </w:tc>
        <w:tc>
          <w:tcPr>
            <w:tcW w:w="3049" w:type="dxa"/>
          </w:tcPr>
          <w:p w:rsidR="00E73E39" w:rsidRPr="00A752AB" w:rsidRDefault="00E73E39" w:rsidP="0027698B">
            <w:pPr>
              <w:cnfStyle w:val="000000100000"/>
              <w:rPr>
                <w:lang w:val="ro-RO"/>
              </w:rPr>
            </w:pPr>
          </w:p>
        </w:tc>
      </w:tr>
      <w:tr w:rsidR="00E73E39" w:rsidRPr="00A752AB" w:rsidTr="0001616E">
        <w:tc>
          <w:tcPr>
            <w:cnfStyle w:val="001000000000"/>
            <w:tcW w:w="2285" w:type="dxa"/>
          </w:tcPr>
          <w:p w:rsidR="00E73E39" w:rsidRPr="00A752AB" w:rsidRDefault="00E73E39" w:rsidP="0027698B">
            <w:pPr>
              <w:rPr>
                <w:b w:val="0"/>
                <w:bCs w:val="0"/>
                <w:lang w:val="ro-RO"/>
              </w:rPr>
            </w:pPr>
            <w:r>
              <w:rPr>
                <w:b w:val="0"/>
                <w:bCs w:val="0"/>
                <w:lang w:val="ro-RO"/>
              </w:rPr>
              <w:t>Judet</w:t>
            </w:r>
          </w:p>
        </w:tc>
        <w:tc>
          <w:tcPr>
            <w:tcW w:w="2036" w:type="dxa"/>
          </w:tcPr>
          <w:p w:rsidR="00E73E39" w:rsidRPr="00A752AB" w:rsidRDefault="0001616E" w:rsidP="0027698B">
            <w:pPr>
              <w:cnfStyle w:val="000000000000"/>
              <w:rPr>
                <w:lang w:val="ro-RO"/>
              </w:rPr>
            </w:pPr>
            <w:r>
              <w:rPr>
                <w:lang w:val="ro-RO"/>
              </w:rPr>
              <w:t>Judet</w:t>
            </w:r>
          </w:p>
        </w:tc>
        <w:tc>
          <w:tcPr>
            <w:tcW w:w="2413" w:type="dxa"/>
          </w:tcPr>
          <w:p w:rsidR="00E73E39" w:rsidRPr="00A752AB" w:rsidRDefault="00E73E39" w:rsidP="0027698B">
            <w:pPr>
              <w:cnfStyle w:val="000000000000"/>
              <w:rPr>
                <w:lang w:val="ro-RO"/>
              </w:rPr>
            </w:pPr>
            <w:r>
              <w:rPr>
                <w:lang w:val="ro-RO"/>
              </w:rPr>
              <w:t>Text(100)</w:t>
            </w:r>
          </w:p>
        </w:tc>
        <w:tc>
          <w:tcPr>
            <w:tcW w:w="3049" w:type="dxa"/>
          </w:tcPr>
          <w:p w:rsidR="00E73E39" w:rsidRPr="00A752AB" w:rsidRDefault="00E73E39" w:rsidP="0027698B">
            <w:pPr>
              <w:cnfStyle w:val="000000000000"/>
              <w:rPr>
                <w:lang w:val="ro-RO"/>
              </w:rPr>
            </w:pPr>
          </w:p>
        </w:tc>
      </w:tr>
      <w:tr w:rsidR="00E73E39" w:rsidRPr="00A752AB" w:rsidTr="0001616E">
        <w:trPr>
          <w:cnfStyle w:val="000000100000"/>
        </w:trPr>
        <w:tc>
          <w:tcPr>
            <w:cnfStyle w:val="001000000000"/>
            <w:tcW w:w="2285" w:type="dxa"/>
          </w:tcPr>
          <w:p w:rsidR="00E73E39" w:rsidRPr="00A752AB" w:rsidRDefault="00E73E39" w:rsidP="0027698B">
            <w:pPr>
              <w:rPr>
                <w:b w:val="0"/>
                <w:bCs w:val="0"/>
                <w:lang w:val="ro-RO"/>
              </w:rPr>
            </w:pPr>
            <w:r>
              <w:rPr>
                <w:b w:val="0"/>
                <w:bCs w:val="0"/>
                <w:lang w:val="ro-RO"/>
              </w:rPr>
              <w:t>telefon</w:t>
            </w:r>
          </w:p>
        </w:tc>
        <w:tc>
          <w:tcPr>
            <w:tcW w:w="2036" w:type="dxa"/>
          </w:tcPr>
          <w:p w:rsidR="00E73E39" w:rsidRPr="00A752AB" w:rsidRDefault="00E73E39" w:rsidP="0027698B">
            <w:pPr>
              <w:cnfStyle w:val="000000100000"/>
              <w:rPr>
                <w:lang w:val="ro-RO"/>
              </w:rPr>
            </w:pPr>
            <w:r w:rsidRPr="00A752AB">
              <w:rPr>
                <w:lang w:val="ro-RO"/>
              </w:rPr>
              <w:t>Telefon</w:t>
            </w:r>
          </w:p>
        </w:tc>
        <w:tc>
          <w:tcPr>
            <w:tcW w:w="2413" w:type="dxa"/>
          </w:tcPr>
          <w:p w:rsidR="00E73E39" w:rsidRPr="00A752AB" w:rsidRDefault="00E73E39" w:rsidP="0027698B">
            <w:pPr>
              <w:cnfStyle w:val="000000100000"/>
              <w:rPr>
                <w:lang w:val="ro-RO"/>
              </w:rPr>
            </w:pPr>
            <w:r>
              <w:rPr>
                <w:lang w:val="ro-RO"/>
              </w:rPr>
              <w:t>Text(100)</w:t>
            </w:r>
          </w:p>
        </w:tc>
        <w:tc>
          <w:tcPr>
            <w:tcW w:w="3049" w:type="dxa"/>
          </w:tcPr>
          <w:p w:rsidR="00E73E39" w:rsidRPr="00A752AB" w:rsidRDefault="00E73E39" w:rsidP="0027698B">
            <w:pPr>
              <w:cnfStyle w:val="000000100000"/>
              <w:rPr>
                <w:lang w:val="ro-RO"/>
              </w:rPr>
            </w:pPr>
            <w:r w:rsidRPr="00A752AB">
              <w:rPr>
                <w:lang w:val="ro-RO"/>
              </w:rPr>
              <w:t>Detalii complete telefoane</w:t>
            </w:r>
          </w:p>
        </w:tc>
      </w:tr>
      <w:tr w:rsidR="00E73E39" w:rsidRPr="00A752AB" w:rsidTr="0001616E">
        <w:tc>
          <w:tcPr>
            <w:cnfStyle w:val="001000000000"/>
            <w:tcW w:w="2285" w:type="dxa"/>
          </w:tcPr>
          <w:p w:rsidR="00E73E39" w:rsidRPr="00A752AB" w:rsidRDefault="00E73E39" w:rsidP="0027698B">
            <w:pPr>
              <w:rPr>
                <w:b w:val="0"/>
                <w:bCs w:val="0"/>
                <w:lang w:val="ro-RO"/>
              </w:rPr>
            </w:pPr>
            <w:r>
              <w:rPr>
                <w:b w:val="0"/>
                <w:bCs w:val="0"/>
                <w:lang w:val="ro-RO"/>
              </w:rPr>
              <w:t>tipClient</w:t>
            </w:r>
          </w:p>
        </w:tc>
        <w:tc>
          <w:tcPr>
            <w:tcW w:w="2036" w:type="dxa"/>
          </w:tcPr>
          <w:p w:rsidR="00E73E39" w:rsidRPr="00A752AB" w:rsidRDefault="0001616E" w:rsidP="0027698B">
            <w:pPr>
              <w:cnfStyle w:val="000000000000"/>
              <w:rPr>
                <w:lang w:val="ro-RO"/>
              </w:rPr>
            </w:pPr>
            <w:r>
              <w:rPr>
                <w:lang w:val="ro-RO"/>
              </w:rPr>
              <w:t>Tipologie Profil</w:t>
            </w:r>
          </w:p>
        </w:tc>
        <w:tc>
          <w:tcPr>
            <w:tcW w:w="2413" w:type="dxa"/>
          </w:tcPr>
          <w:p w:rsidR="00E73E39" w:rsidRPr="00A752AB" w:rsidRDefault="00E73E39" w:rsidP="0027698B">
            <w:pPr>
              <w:cnfStyle w:val="000000000000"/>
              <w:rPr>
                <w:lang w:val="ro-RO"/>
              </w:rPr>
            </w:pPr>
            <w:r>
              <w:rPr>
                <w:lang w:val="ro-RO"/>
              </w:rPr>
              <w:t>Text(100)</w:t>
            </w:r>
          </w:p>
        </w:tc>
        <w:tc>
          <w:tcPr>
            <w:tcW w:w="3049" w:type="dxa"/>
          </w:tcPr>
          <w:p w:rsidR="00E73E39" w:rsidRPr="00A752AB" w:rsidRDefault="00E73E39" w:rsidP="0027698B">
            <w:pPr>
              <w:cnfStyle w:val="000000000000"/>
              <w:rPr>
                <w:lang w:val="ro-RO"/>
              </w:rPr>
            </w:pPr>
            <w:r w:rsidRPr="00A752AB">
              <w:rPr>
                <w:lang w:val="ro-RO"/>
              </w:rPr>
              <w:t>Informatii legate de profilarea si segmentarea clientilor indirecti:</w:t>
            </w:r>
          </w:p>
          <w:p w:rsidR="00E73E39" w:rsidRPr="0001616E" w:rsidRDefault="00E73E39" w:rsidP="0001616E">
            <w:pPr>
              <w:pStyle w:val="ListParagraph"/>
              <w:numPr>
                <w:ilvl w:val="0"/>
                <w:numId w:val="38"/>
              </w:numPr>
              <w:cnfStyle w:val="000000000000"/>
            </w:pPr>
            <w:r w:rsidRPr="0001616E">
              <w:t>Distrib</w:t>
            </w:r>
          </w:p>
          <w:p w:rsidR="00E73E39" w:rsidRPr="0001616E" w:rsidRDefault="00E73E39" w:rsidP="0001616E">
            <w:pPr>
              <w:pStyle w:val="ListParagraph"/>
              <w:numPr>
                <w:ilvl w:val="0"/>
                <w:numId w:val="38"/>
              </w:numPr>
              <w:cnfStyle w:val="000000000000"/>
            </w:pPr>
            <w:r w:rsidRPr="0001616E">
              <w:t>En-gros</w:t>
            </w:r>
          </w:p>
          <w:p w:rsidR="00E73E39" w:rsidRPr="0001616E" w:rsidRDefault="00E73E39" w:rsidP="0001616E">
            <w:pPr>
              <w:pStyle w:val="ListParagraph"/>
              <w:numPr>
                <w:ilvl w:val="0"/>
                <w:numId w:val="38"/>
              </w:numPr>
              <w:cnfStyle w:val="000000000000"/>
            </w:pPr>
            <w:r w:rsidRPr="0001616E">
              <w:t>Lant de 3 magazine</w:t>
            </w:r>
          </w:p>
          <w:p w:rsidR="00E73E39" w:rsidRPr="0001616E" w:rsidRDefault="00E73E39" w:rsidP="0001616E">
            <w:pPr>
              <w:pStyle w:val="ListParagraph"/>
              <w:numPr>
                <w:ilvl w:val="0"/>
                <w:numId w:val="38"/>
              </w:numPr>
              <w:cnfStyle w:val="000000000000"/>
            </w:pPr>
            <w:r w:rsidRPr="0001616E">
              <w:t>Magazine detailisti</w:t>
            </w:r>
          </w:p>
          <w:p w:rsidR="00E73E39" w:rsidRPr="0001616E" w:rsidRDefault="00E73E39" w:rsidP="0001616E">
            <w:pPr>
              <w:pStyle w:val="ListParagraph"/>
              <w:numPr>
                <w:ilvl w:val="0"/>
                <w:numId w:val="38"/>
              </w:numPr>
              <w:cnfStyle w:val="000000000000"/>
            </w:pPr>
            <w:r w:rsidRPr="0001616E">
              <w:lastRenderedPageBreak/>
              <w:t>Ocazionali</w:t>
            </w:r>
          </w:p>
          <w:p w:rsidR="00E73E39" w:rsidRPr="0001616E" w:rsidRDefault="00E73E39" w:rsidP="0001616E">
            <w:pPr>
              <w:pStyle w:val="ListParagraph"/>
              <w:numPr>
                <w:ilvl w:val="0"/>
                <w:numId w:val="38"/>
              </w:numPr>
              <w:cnfStyle w:val="000000000000"/>
            </w:pPr>
            <w:r w:rsidRPr="0001616E">
              <w:t>Patiserii</w:t>
            </w:r>
          </w:p>
          <w:p w:rsidR="00E73E39" w:rsidRPr="0001616E" w:rsidRDefault="00E73E39" w:rsidP="0001616E">
            <w:pPr>
              <w:pStyle w:val="ListParagraph"/>
              <w:numPr>
                <w:ilvl w:val="0"/>
                <w:numId w:val="38"/>
              </w:numPr>
              <w:cnfStyle w:val="000000000000"/>
            </w:pPr>
            <w:r w:rsidRPr="0001616E">
              <w:t>Brutarii</w:t>
            </w:r>
          </w:p>
          <w:p w:rsidR="00E73E39" w:rsidRPr="00A752AB" w:rsidRDefault="00E73E39" w:rsidP="0027698B">
            <w:pPr>
              <w:cnfStyle w:val="000000000000"/>
              <w:rPr>
                <w:lang w:val="ro-RO"/>
              </w:rPr>
            </w:pPr>
            <w:r w:rsidRPr="00A752AB">
              <w:rPr>
                <w:lang w:val="ro-RO"/>
              </w:rPr>
              <w:t>...etc</w:t>
            </w:r>
          </w:p>
        </w:tc>
      </w:tr>
      <w:tr w:rsidR="00E73E39" w:rsidRPr="00A752AB" w:rsidTr="0001616E">
        <w:trPr>
          <w:cnfStyle w:val="000000100000"/>
        </w:trPr>
        <w:tc>
          <w:tcPr>
            <w:cnfStyle w:val="001000000000"/>
            <w:tcW w:w="2285" w:type="dxa"/>
          </w:tcPr>
          <w:p w:rsidR="00E73E39" w:rsidRPr="00A752AB" w:rsidRDefault="00E73E39" w:rsidP="0027698B">
            <w:pPr>
              <w:rPr>
                <w:b w:val="0"/>
                <w:bCs w:val="0"/>
                <w:lang w:val="ro-RO"/>
              </w:rPr>
            </w:pPr>
            <w:r>
              <w:rPr>
                <w:b w:val="0"/>
                <w:bCs w:val="0"/>
                <w:lang w:val="ro-RO"/>
              </w:rPr>
              <w:lastRenderedPageBreak/>
              <w:t>pozitieClient</w:t>
            </w:r>
          </w:p>
        </w:tc>
        <w:tc>
          <w:tcPr>
            <w:tcW w:w="2036" w:type="dxa"/>
          </w:tcPr>
          <w:p w:rsidR="00E73E39" w:rsidRPr="00A752AB" w:rsidRDefault="0001616E" w:rsidP="0027698B">
            <w:pPr>
              <w:cnfStyle w:val="000000100000"/>
              <w:rPr>
                <w:lang w:val="ro-RO"/>
              </w:rPr>
            </w:pPr>
            <w:r>
              <w:rPr>
                <w:lang w:val="ro-RO"/>
              </w:rPr>
              <w:t>Pozitie Client</w:t>
            </w:r>
          </w:p>
        </w:tc>
        <w:tc>
          <w:tcPr>
            <w:tcW w:w="2413" w:type="dxa"/>
          </w:tcPr>
          <w:p w:rsidR="00E73E39" w:rsidRPr="00A752AB" w:rsidRDefault="00E73E39" w:rsidP="0027698B">
            <w:pPr>
              <w:cnfStyle w:val="000000100000"/>
              <w:rPr>
                <w:lang w:val="ro-RO"/>
              </w:rPr>
            </w:pPr>
            <w:r>
              <w:rPr>
                <w:lang w:val="ro-RO"/>
              </w:rPr>
              <w:t>Text(100)</w:t>
            </w:r>
          </w:p>
        </w:tc>
        <w:tc>
          <w:tcPr>
            <w:tcW w:w="3049" w:type="dxa"/>
          </w:tcPr>
          <w:p w:rsidR="00E73E39" w:rsidRPr="00A752AB" w:rsidRDefault="00E73E39" w:rsidP="0027698B">
            <w:pPr>
              <w:cnfStyle w:val="000000100000"/>
              <w:rPr>
                <w:lang w:val="ro-RO"/>
              </w:rPr>
            </w:pPr>
            <w:r w:rsidRPr="00A752AB">
              <w:rPr>
                <w:lang w:val="ro-RO"/>
              </w:rPr>
              <w:t>Informatii legate de profilarea si segmentarea clientilor indirecti:</w:t>
            </w:r>
          </w:p>
          <w:p w:rsidR="00E73E39" w:rsidRPr="0001616E" w:rsidRDefault="00E73E39" w:rsidP="0001616E">
            <w:pPr>
              <w:pStyle w:val="ListParagraph"/>
              <w:numPr>
                <w:ilvl w:val="0"/>
                <w:numId w:val="8"/>
              </w:numPr>
              <w:cnfStyle w:val="000000100000"/>
            </w:pPr>
            <w:r w:rsidRPr="0001616E">
              <w:t>Rural</w:t>
            </w:r>
          </w:p>
          <w:p w:rsidR="00E73E39" w:rsidRPr="0001616E" w:rsidRDefault="00E73E39" w:rsidP="0001616E">
            <w:pPr>
              <w:pStyle w:val="ListParagraph"/>
              <w:numPr>
                <w:ilvl w:val="0"/>
                <w:numId w:val="8"/>
              </w:numPr>
              <w:cnfStyle w:val="000000100000"/>
            </w:pPr>
            <w:r w:rsidRPr="0001616E">
              <w:t>Urban</w:t>
            </w:r>
          </w:p>
        </w:tc>
      </w:tr>
    </w:tbl>
    <w:p w:rsidR="00E73E39" w:rsidRPr="002E0667" w:rsidRDefault="00E73E39" w:rsidP="002E0667">
      <w:pPr>
        <w:rPr>
          <w:lang w:val="ro-RO"/>
        </w:rPr>
      </w:pPr>
    </w:p>
    <w:bookmarkEnd w:id="61"/>
    <w:bookmarkEnd w:id="62"/>
    <w:p w:rsidR="00CE110D" w:rsidRDefault="00CE110D" w:rsidP="00FC6B03">
      <w:pPr>
        <w:rPr>
          <w:b/>
          <w:noProof/>
          <w:lang w:val="ro-RO"/>
        </w:rPr>
      </w:pPr>
    </w:p>
    <w:p w:rsidR="00C94785" w:rsidRDefault="00C94785" w:rsidP="00C94785">
      <w:pPr>
        <w:pStyle w:val="Heading2"/>
        <w:rPr>
          <w:noProof/>
          <w:lang w:val="ro-RO"/>
        </w:rPr>
      </w:pPr>
      <w:bookmarkStart w:id="65" w:name="_Toc275250491"/>
      <w:r>
        <w:rPr>
          <w:noProof/>
          <w:lang w:val="ro-RO"/>
        </w:rPr>
        <w:t>Persoane de contact</w:t>
      </w:r>
      <w:bookmarkEnd w:id="65"/>
    </w:p>
    <w:p w:rsidR="00C94785" w:rsidRDefault="00C94785" w:rsidP="00C94785">
      <w:pPr>
        <w:rPr>
          <w:lang w:val="ro-RO"/>
        </w:rPr>
      </w:pPr>
    </w:p>
    <w:p w:rsidR="00C94785" w:rsidRDefault="00BD3370" w:rsidP="00C94785">
      <w:pPr>
        <w:rPr>
          <w:lang w:val="ro-RO"/>
        </w:rPr>
      </w:pPr>
      <w:r>
        <w:rPr>
          <w:lang w:val="ro-RO"/>
        </w:rPr>
        <w:t>Se vor completa informatii despre persoanele de contact cu rol decizional vis a vis de achizitia produselor Boromir.</w:t>
      </w:r>
    </w:p>
    <w:tbl>
      <w:tblPr>
        <w:tblW w:w="0" w:type="auto"/>
        <w:tblBorders>
          <w:top w:val="single" w:sz="8" w:space="0" w:color="C0504D"/>
          <w:left w:val="single" w:sz="8" w:space="0" w:color="C0504D"/>
          <w:bottom w:val="single" w:sz="8" w:space="0" w:color="C0504D"/>
          <w:right w:val="single" w:sz="8" w:space="0" w:color="C0504D"/>
        </w:tblBorders>
        <w:tblLook w:val="04A0"/>
      </w:tblPr>
      <w:tblGrid>
        <w:gridCol w:w="2266"/>
        <w:gridCol w:w="2056"/>
        <w:gridCol w:w="2444"/>
        <w:gridCol w:w="3017"/>
      </w:tblGrid>
      <w:tr w:rsidR="00D31E6E" w:rsidRPr="00A752AB" w:rsidTr="00772BBC">
        <w:tc>
          <w:tcPr>
            <w:tcW w:w="2266" w:type="dxa"/>
            <w:shd w:val="clear" w:color="auto" w:fill="C0504D"/>
          </w:tcPr>
          <w:p w:rsidR="00D31E6E" w:rsidRPr="00A752AB" w:rsidRDefault="00D31E6E" w:rsidP="0027698B">
            <w:pPr>
              <w:rPr>
                <w:b/>
                <w:bCs/>
                <w:color w:val="FFFFFF"/>
                <w:lang w:val="ro-RO"/>
              </w:rPr>
            </w:pPr>
            <w:r w:rsidRPr="00A752AB">
              <w:rPr>
                <w:b/>
                <w:bCs/>
                <w:color w:val="FFFFFF"/>
                <w:lang w:val="ro-RO"/>
              </w:rPr>
              <w:t>Denumire Camp</w:t>
            </w:r>
          </w:p>
        </w:tc>
        <w:tc>
          <w:tcPr>
            <w:tcW w:w="2056" w:type="dxa"/>
            <w:shd w:val="clear" w:color="auto" w:fill="C0504D"/>
          </w:tcPr>
          <w:p w:rsidR="00D31E6E" w:rsidRPr="00A752AB" w:rsidRDefault="00D31E6E" w:rsidP="0027698B">
            <w:pPr>
              <w:rPr>
                <w:b/>
                <w:bCs/>
                <w:color w:val="FFFFFF"/>
                <w:lang w:val="ro-RO"/>
              </w:rPr>
            </w:pPr>
            <w:r w:rsidRPr="00A752AB">
              <w:rPr>
                <w:b/>
                <w:bCs/>
                <w:color w:val="FFFFFF"/>
                <w:lang w:val="ro-RO"/>
              </w:rPr>
              <w:t>Descriere (eticheta)</w:t>
            </w:r>
          </w:p>
        </w:tc>
        <w:tc>
          <w:tcPr>
            <w:tcW w:w="2444" w:type="dxa"/>
            <w:shd w:val="clear" w:color="auto" w:fill="C0504D"/>
          </w:tcPr>
          <w:p w:rsidR="00D31E6E" w:rsidRPr="00A752AB" w:rsidRDefault="00D31E6E" w:rsidP="0027698B">
            <w:pPr>
              <w:rPr>
                <w:b/>
                <w:bCs/>
                <w:color w:val="FFFFFF"/>
                <w:lang w:val="ro-RO"/>
              </w:rPr>
            </w:pPr>
            <w:r w:rsidRPr="00A752AB">
              <w:rPr>
                <w:b/>
                <w:bCs/>
                <w:color w:val="FFFFFF"/>
                <w:lang w:val="ro-RO"/>
              </w:rPr>
              <w:t>Tip de data, Lungime</w:t>
            </w:r>
          </w:p>
        </w:tc>
        <w:tc>
          <w:tcPr>
            <w:tcW w:w="3017" w:type="dxa"/>
            <w:shd w:val="clear" w:color="auto" w:fill="C0504D"/>
          </w:tcPr>
          <w:p w:rsidR="00D31E6E" w:rsidRPr="00A752AB" w:rsidRDefault="00D31E6E" w:rsidP="0027698B">
            <w:pPr>
              <w:rPr>
                <w:b/>
                <w:bCs/>
                <w:color w:val="FFFFFF"/>
                <w:lang w:val="ro-RO"/>
              </w:rPr>
            </w:pPr>
            <w:r w:rsidRPr="00A752AB">
              <w:rPr>
                <w:b/>
                <w:bCs/>
                <w:color w:val="FFFFFF"/>
                <w:lang w:val="ro-RO"/>
              </w:rPr>
              <w:t>Observatii</w:t>
            </w:r>
          </w:p>
        </w:tc>
      </w:tr>
      <w:tr w:rsidR="00772BBC" w:rsidRPr="00A752AB" w:rsidTr="00772BBC">
        <w:tc>
          <w:tcPr>
            <w:tcW w:w="2266" w:type="dxa"/>
            <w:tcBorders>
              <w:top w:val="single" w:sz="8" w:space="0" w:color="C0504D"/>
              <w:left w:val="single" w:sz="8" w:space="0" w:color="C0504D"/>
              <w:bottom w:val="single" w:sz="8" w:space="0" w:color="C0504D"/>
            </w:tcBorders>
          </w:tcPr>
          <w:p w:rsidR="00772BBC" w:rsidRPr="00A752AB" w:rsidRDefault="00772BBC" w:rsidP="0027698B">
            <w:pPr>
              <w:rPr>
                <w:b/>
                <w:bCs/>
                <w:lang w:val="ro-RO"/>
              </w:rPr>
            </w:pPr>
            <w:r>
              <w:rPr>
                <w:b/>
                <w:bCs/>
                <w:lang w:val="ro-RO"/>
              </w:rPr>
              <w:t>codClient</w:t>
            </w:r>
          </w:p>
        </w:tc>
        <w:tc>
          <w:tcPr>
            <w:tcW w:w="2056" w:type="dxa"/>
            <w:tcBorders>
              <w:top w:val="single" w:sz="8" w:space="0" w:color="C0504D"/>
              <w:bottom w:val="single" w:sz="8" w:space="0" w:color="C0504D"/>
            </w:tcBorders>
          </w:tcPr>
          <w:p w:rsidR="00772BBC" w:rsidRPr="00A752AB" w:rsidRDefault="00772BBC" w:rsidP="00324054">
            <w:pPr>
              <w:rPr>
                <w:lang w:val="ro-RO"/>
              </w:rPr>
            </w:pPr>
            <w:r w:rsidRPr="00A752AB">
              <w:rPr>
                <w:lang w:val="ro-RO"/>
              </w:rPr>
              <w:t xml:space="preserve">Cod </w:t>
            </w:r>
            <w:r>
              <w:rPr>
                <w:lang w:val="ro-RO"/>
              </w:rPr>
              <w:t xml:space="preserve">EMA de </w:t>
            </w:r>
            <w:r w:rsidRPr="00A752AB">
              <w:rPr>
                <w:lang w:val="ro-RO"/>
              </w:rPr>
              <w:t xml:space="preserve">Client </w:t>
            </w:r>
            <w:r>
              <w:rPr>
                <w:lang w:val="ro-RO"/>
              </w:rPr>
              <w:t>Indirect</w:t>
            </w:r>
          </w:p>
        </w:tc>
        <w:tc>
          <w:tcPr>
            <w:tcW w:w="2444" w:type="dxa"/>
            <w:vMerge w:val="restart"/>
            <w:tcBorders>
              <w:top w:val="single" w:sz="8" w:space="0" w:color="C0504D"/>
            </w:tcBorders>
          </w:tcPr>
          <w:p w:rsidR="00772BBC" w:rsidRPr="00A752AB" w:rsidRDefault="00772BBC" w:rsidP="0027698B">
            <w:pPr>
              <w:rPr>
                <w:lang w:val="ro-RO"/>
              </w:rPr>
            </w:pPr>
            <w:r>
              <w:rPr>
                <w:lang w:val="ro-RO"/>
              </w:rPr>
              <w:t>bigint</w:t>
            </w:r>
          </w:p>
        </w:tc>
        <w:tc>
          <w:tcPr>
            <w:tcW w:w="3017" w:type="dxa"/>
            <w:vMerge w:val="restart"/>
            <w:tcBorders>
              <w:top w:val="single" w:sz="8" w:space="0" w:color="C0504D"/>
              <w:bottom w:val="single" w:sz="8" w:space="0" w:color="C0504D"/>
              <w:right w:val="single" w:sz="8" w:space="0" w:color="C0504D"/>
            </w:tcBorders>
          </w:tcPr>
          <w:p w:rsidR="00772BBC" w:rsidRPr="00A752AB" w:rsidRDefault="00772BBC" w:rsidP="0027698B">
            <w:pPr>
              <w:rPr>
                <w:lang w:val="ro-RO"/>
              </w:rPr>
            </w:pPr>
            <w:r w:rsidRPr="00A752AB">
              <w:rPr>
                <w:lang w:val="ro-RO"/>
              </w:rPr>
              <w:t>Cel putin unul din aceste campuri ar trebui completat</w:t>
            </w:r>
          </w:p>
        </w:tc>
      </w:tr>
      <w:tr w:rsidR="00772BBC" w:rsidRPr="00A752AB" w:rsidTr="00772BBC">
        <w:tc>
          <w:tcPr>
            <w:tcW w:w="2266" w:type="dxa"/>
          </w:tcPr>
          <w:p w:rsidR="00772BBC" w:rsidRPr="00A752AB" w:rsidRDefault="00772BBC" w:rsidP="0027698B">
            <w:pPr>
              <w:rPr>
                <w:b/>
                <w:bCs/>
                <w:lang w:val="ro-RO"/>
              </w:rPr>
            </w:pPr>
            <w:r>
              <w:rPr>
                <w:b/>
                <w:bCs/>
                <w:lang w:val="ro-RO"/>
              </w:rPr>
              <w:t>codDistribuitor</w:t>
            </w:r>
          </w:p>
        </w:tc>
        <w:tc>
          <w:tcPr>
            <w:tcW w:w="2056" w:type="dxa"/>
          </w:tcPr>
          <w:p w:rsidR="00772BBC" w:rsidRPr="00A752AB" w:rsidRDefault="00772BBC" w:rsidP="0027698B">
            <w:pPr>
              <w:rPr>
                <w:lang w:val="ro-RO"/>
              </w:rPr>
            </w:pPr>
            <w:r w:rsidRPr="00A752AB">
              <w:rPr>
                <w:lang w:val="ro-RO"/>
              </w:rPr>
              <w:t xml:space="preserve">Cod </w:t>
            </w:r>
            <w:r>
              <w:rPr>
                <w:lang w:val="ro-RO"/>
              </w:rPr>
              <w:t xml:space="preserve">EMA </w:t>
            </w:r>
            <w:r w:rsidRPr="00A752AB">
              <w:rPr>
                <w:lang w:val="ro-RO"/>
              </w:rPr>
              <w:t>Distribuitor</w:t>
            </w:r>
          </w:p>
        </w:tc>
        <w:tc>
          <w:tcPr>
            <w:tcW w:w="2444" w:type="dxa"/>
            <w:vMerge/>
          </w:tcPr>
          <w:p w:rsidR="00772BBC" w:rsidRPr="00A752AB" w:rsidRDefault="00772BBC" w:rsidP="0027698B">
            <w:pPr>
              <w:rPr>
                <w:lang w:val="ro-RO"/>
              </w:rPr>
            </w:pPr>
          </w:p>
        </w:tc>
        <w:tc>
          <w:tcPr>
            <w:tcW w:w="3017" w:type="dxa"/>
            <w:vMerge/>
          </w:tcPr>
          <w:p w:rsidR="00772BBC" w:rsidRPr="00A752AB" w:rsidRDefault="00772BBC" w:rsidP="0027698B">
            <w:pPr>
              <w:rPr>
                <w:lang w:val="ro-RO"/>
              </w:rPr>
            </w:pPr>
          </w:p>
        </w:tc>
      </w:tr>
      <w:tr w:rsidR="00D31E6E" w:rsidRPr="00A752AB" w:rsidTr="00772BBC">
        <w:tc>
          <w:tcPr>
            <w:tcW w:w="2266" w:type="dxa"/>
            <w:tcBorders>
              <w:top w:val="single" w:sz="8" w:space="0" w:color="C0504D"/>
              <w:left w:val="single" w:sz="8" w:space="0" w:color="C0504D"/>
              <w:bottom w:val="single" w:sz="8" w:space="0" w:color="C0504D"/>
            </w:tcBorders>
          </w:tcPr>
          <w:p w:rsidR="00D31E6E" w:rsidRPr="00A752AB" w:rsidRDefault="00D31E6E" w:rsidP="0027698B">
            <w:pPr>
              <w:rPr>
                <w:b/>
                <w:bCs/>
                <w:lang w:val="ro-RO"/>
              </w:rPr>
            </w:pPr>
            <w:r>
              <w:rPr>
                <w:b/>
                <w:bCs/>
                <w:lang w:val="ro-RO"/>
              </w:rPr>
              <w:t>Nume</w:t>
            </w:r>
          </w:p>
        </w:tc>
        <w:tc>
          <w:tcPr>
            <w:tcW w:w="2056" w:type="dxa"/>
            <w:tcBorders>
              <w:top w:val="single" w:sz="8" w:space="0" w:color="C0504D"/>
              <w:bottom w:val="single" w:sz="8" w:space="0" w:color="C0504D"/>
            </w:tcBorders>
          </w:tcPr>
          <w:p w:rsidR="00D31E6E" w:rsidRPr="00A752AB" w:rsidRDefault="00D31E6E" w:rsidP="0027698B">
            <w:pPr>
              <w:rPr>
                <w:lang w:val="ro-RO"/>
              </w:rPr>
            </w:pPr>
            <w:r w:rsidRPr="00A752AB">
              <w:rPr>
                <w:lang w:val="ro-RO"/>
              </w:rPr>
              <w:t>Nume</w:t>
            </w:r>
          </w:p>
        </w:tc>
        <w:tc>
          <w:tcPr>
            <w:tcW w:w="2444" w:type="dxa"/>
            <w:tcBorders>
              <w:top w:val="single" w:sz="8" w:space="0" w:color="C0504D"/>
              <w:bottom w:val="single" w:sz="8" w:space="0" w:color="C0504D"/>
            </w:tcBorders>
          </w:tcPr>
          <w:p w:rsidR="00D31E6E" w:rsidRPr="00A752AB" w:rsidRDefault="00D31E6E" w:rsidP="0027698B">
            <w:pPr>
              <w:rPr>
                <w:lang w:val="ro-RO"/>
              </w:rPr>
            </w:pPr>
            <w:r>
              <w:rPr>
                <w:lang w:val="ro-RO"/>
              </w:rPr>
              <w:t>Text(100)</w:t>
            </w:r>
          </w:p>
        </w:tc>
        <w:tc>
          <w:tcPr>
            <w:tcW w:w="3017" w:type="dxa"/>
            <w:tcBorders>
              <w:top w:val="single" w:sz="8" w:space="0" w:color="C0504D"/>
              <w:bottom w:val="single" w:sz="8" w:space="0" w:color="C0504D"/>
              <w:right w:val="single" w:sz="8" w:space="0" w:color="C0504D"/>
            </w:tcBorders>
          </w:tcPr>
          <w:p w:rsidR="00D31E6E" w:rsidRPr="00A752AB" w:rsidRDefault="00D31E6E" w:rsidP="0027698B">
            <w:pPr>
              <w:rPr>
                <w:lang w:val="ro-RO"/>
              </w:rPr>
            </w:pPr>
          </w:p>
        </w:tc>
      </w:tr>
      <w:tr w:rsidR="00D31E6E" w:rsidRPr="00A752AB" w:rsidTr="00772BBC">
        <w:tc>
          <w:tcPr>
            <w:tcW w:w="2266" w:type="dxa"/>
          </w:tcPr>
          <w:p w:rsidR="00D31E6E" w:rsidRPr="00A752AB" w:rsidRDefault="00D31E6E" w:rsidP="0027698B">
            <w:pPr>
              <w:rPr>
                <w:b/>
                <w:bCs/>
                <w:lang w:val="ro-RO"/>
              </w:rPr>
            </w:pPr>
            <w:r>
              <w:rPr>
                <w:b/>
                <w:bCs/>
                <w:lang w:val="ro-RO"/>
              </w:rPr>
              <w:t>prenume</w:t>
            </w:r>
          </w:p>
        </w:tc>
        <w:tc>
          <w:tcPr>
            <w:tcW w:w="2056" w:type="dxa"/>
          </w:tcPr>
          <w:p w:rsidR="00D31E6E" w:rsidRPr="00A752AB" w:rsidRDefault="00D31E6E" w:rsidP="0027698B">
            <w:pPr>
              <w:rPr>
                <w:lang w:val="ro-RO"/>
              </w:rPr>
            </w:pPr>
            <w:r w:rsidRPr="00A752AB">
              <w:rPr>
                <w:lang w:val="ro-RO"/>
              </w:rPr>
              <w:t>Prenume</w:t>
            </w:r>
          </w:p>
        </w:tc>
        <w:tc>
          <w:tcPr>
            <w:tcW w:w="2444" w:type="dxa"/>
          </w:tcPr>
          <w:p w:rsidR="00D31E6E" w:rsidRPr="00A752AB" w:rsidRDefault="00D31E6E" w:rsidP="0027698B">
            <w:pPr>
              <w:rPr>
                <w:lang w:val="ro-RO"/>
              </w:rPr>
            </w:pPr>
            <w:r>
              <w:rPr>
                <w:lang w:val="ro-RO"/>
              </w:rPr>
              <w:t>Text(100)</w:t>
            </w:r>
          </w:p>
        </w:tc>
        <w:tc>
          <w:tcPr>
            <w:tcW w:w="3017" w:type="dxa"/>
          </w:tcPr>
          <w:p w:rsidR="00D31E6E" w:rsidRPr="00A752AB" w:rsidRDefault="00D31E6E" w:rsidP="0027698B">
            <w:pPr>
              <w:rPr>
                <w:lang w:val="ro-RO"/>
              </w:rPr>
            </w:pPr>
          </w:p>
        </w:tc>
      </w:tr>
      <w:tr w:rsidR="00D31E6E" w:rsidRPr="00A752AB" w:rsidTr="00772BBC">
        <w:tc>
          <w:tcPr>
            <w:tcW w:w="2266" w:type="dxa"/>
            <w:tcBorders>
              <w:top w:val="single" w:sz="8" w:space="0" w:color="C0504D"/>
              <w:left w:val="single" w:sz="8" w:space="0" w:color="C0504D"/>
              <w:bottom w:val="single" w:sz="8" w:space="0" w:color="C0504D"/>
            </w:tcBorders>
          </w:tcPr>
          <w:p w:rsidR="00D31E6E" w:rsidRPr="00A752AB" w:rsidRDefault="00D31E6E" w:rsidP="0027698B">
            <w:pPr>
              <w:rPr>
                <w:b/>
                <w:bCs/>
                <w:lang w:val="ro-RO"/>
              </w:rPr>
            </w:pPr>
            <w:r>
              <w:rPr>
                <w:b/>
                <w:bCs/>
                <w:lang w:val="ro-RO"/>
              </w:rPr>
              <w:t>Telefon</w:t>
            </w:r>
          </w:p>
        </w:tc>
        <w:tc>
          <w:tcPr>
            <w:tcW w:w="2056" w:type="dxa"/>
            <w:tcBorders>
              <w:top w:val="single" w:sz="8" w:space="0" w:color="C0504D"/>
              <w:bottom w:val="single" w:sz="8" w:space="0" w:color="C0504D"/>
            </w:tcBorders>
          </w:tcPr>
          <w:p w:rsidR="00D31E6E" w:rsidRPr="00A752AB" w:rsidRDefault="00D31E6E" w:rsidP="0027698B">
            <w:pPr>
              <w:rPr>
                <w:lang w:val="ro-RO"/>
              </w:rPr>
            </w:pPr>
            <w:r w:rsidRPr="00A752AB">
              <w:rPr>
                <w:lang w:val="ro-RO"/>
              </w:rPr>
              <w:t>Telefon</w:t>
            </w:r>
          </w:p>
        </w:tc>
        <w:tc>
          <w:tcPr>
            <w:tcW w:w="2444" w:type="dxa"/>
            <w:tcBorders>
              <w:top w:val="single" w:sz="8" w:space="0" w:color="C0504D"/>
              <w:bottom w:val="single" w:sz="8" w:space="0" w:color="C0504D"/>
            </w:tcBorders>
          </w:tcPr>
          <w:p w:rsidR="00D31E6E" w:rsidRPr="00A752AB" w:rsidRDefault="00D31E6E" w:rsidP="0027698B">
            <w:pPr>
              <w:rPr>
                <w:lang w:val="ro-RO"/>
              </w:rPr>
            </w:pPr>
            <w:r>
              <w:rPr>
                <w:lang w:val="ro-RO"/>
              </w:rPr>
              <w:t>Text(100)</w:t>
            </w:r>
          </w:p>
        </w:tc>
        <w:tc>
          <w:tcPr>
            <w:tcW w:w="3017" w:type="dxa"/>
            <w:tcBorders>
              <w:top w:val="single" w:sz="8" w:space="0" w:color="C0504D"/>
              <w:bottom w:val="single" w:sz="8" w:space="0" w:color="C0504D"/>
              <w:right w:val="single" w:sz="8" w:space="0" w:color="C0504D"/>
            </w:tcBorders>
          </w:tcPr>
          <w:p w:rsidR="00D31E6E" w:rsidRPr="00A752AB" w:rsidRDefault="00D31E6E" w:rsidP="0027698B">
            <w:pPr>
              <w:rPr>
                <w:lang w:val="ro-RO"/>
              </w:rPr>
            </w:pPr>
          </w:p>
        </w:tc>
      </w:tr>
      <w:tr w:rsidR="00D31E6E" w:rsidRPr="00A752AB" w:rsidTr="00772BBC">
        <w:tc>
          <w:tcPr>
            <w:tcW w:w="2266" w:type="dxa"/>
          </w:tcPr>
          <w:p w:rsidR="00D31E6E" w:rsidRPr="00A752AB" w:rsidRDefault="00D31E6E" w:rsidP="0027698B">
            <w:pPr>
              <w:rPr>
                <w:b/>
                <w:bCs/>
                <w:lang w:val="ro-RO"/>
              </w:rPr>
            </w:pPr>
            <w:r>
              <w:rPr>
                <w:b/>
                <w:bCs/>
                <w:lang w:val="ro-RO"/>
              </w:rPr>
              <w:t>Adresa</w:t>
            </w:r>
          </w:p>
        </w:tc>
        <w:tc>
          <w:tcPr>
            <w:tcW w:w="2056" w:type="dxa"/>
          </w:tcPr>
          <w:p w:rsidR="00D31E6E" w:rsidRPr="00A752AB" w:rsidRDefault="00D31E6E" w:rsidP="0027698B">
            <w:pPr>
              <w:rPr>
                <w:lang w:val="ro-RO"/>
              </w:rPr>
            </w:pPr>
            <w:r w:rsidRPr="00A752AB">
              <w:rPr>
                <w:lang w:val="ro-RO"/>
              </w:rPr>
              <w:t>Adresa</w:t>
            </w:r>
          </w:p>
        </w:tc>
        <w:tc>
          <w:tcPr>
            <w:tcW w:w="2444" w:type="dxa"/>
          </w:tcPr>
          <w:p w:rsidR="00D31E6E" w:rsidRPr="00A752AB" w:rsidRDefault="00D31E6E" w:rsidP="0027698B">
            <w:pPr>
              <w:rPr>
                <w:lang w:val="ro-RO"/>
              </w:rPr>
            </w:pPr>
            <w:r>
              <w:rPr>
                <w:lang w:val="ro-RO"/>
              </w:rPr>
              <w:t>Text(100)</w:t>
            </w:r>
          </w:p>
        </w:tc>
        <w:tc>
          <w:tcPr>
            <w:tcW w:w="3017" w:type="dxa"/>
          </w:tcPr>
          <w:p w:rsidR="00D31E6E" w:rsidRPr="00A752AB" w:rsidRDefault="00D31E6E" w:rsidP="0027698B">
            <w:pPr>
              <w:rPr>
                <w:lang w:val="ro-RO"/>
              </w:rPr>
            </w:pPr>
          </w:p>
        </w:tc>
      </w:tr>
      <w:tr w:rsidR="00D31E6E" w:rsidRPr="00A752AB" w:rsidTr="00772BBC">
        <w:tc>
          <w:tcPr>
            <w:tcW w:w="2266" w:type="dxa"/>
            <w:tcBorders>
              <w:top w:val="single" w:sz="8" w:space="0" w:color="C0504D"/>
              <w:left w:val="single" w:sz="8" w:space="0" w:color="C0504D"/>
              <w:bottom w:val="single" w:sz="8" w:space="0" w:color="C0504D"/>
            </w:tcBorders>
          </w:tcPr>
          <w:p w:rsidR="00D31E6E" w:rsidRPr="00A752AB" w:rsidRDefault="00D31E6E" w:rsidP="0027698B">
            <w:pPr>
              <w:rPr>
                <w:b/>
                <w:bCs/>
                <w:lang w:val="ro-RO"/>
              </w:rPr>
            </w:pPr>
            <w:r>
              <w:rPr>
                <w:b/>
                <w:bCs/>
                <w:lang w:val="ro-RO"/>
              </w:rPr>
              <w:t>Localitate</w:t>
            </w:r>
          </w:p>
        </w:tc>
        <w:tc>
          <w:tcPr>
            <w:tcW w:w="2056" w:type="dxa"/>
            <w:tcBorders>
              <w:top w:val="single" w:sz="8" w:space="0" w:color="C0504D"/>
              <w:bottom w:val="single" w:sz="8" w:space="0" w:color="C0504D"/>
            </w:tcBorders>
          </w:tcPr>
          <w:p w:rsidR="00D31E6E" w:rsidRPr="00A752AB" w:rsidRDefault="00D31E6E" w:rsidP="0027698B">
            <w:pPr>
              <w:rPr>
                <w:lang w:val="ro-RO"/>
              </w:rPr>
            </w:pPr>
          </w:p>
        </w:tc>
        <w:tc>
          <w:tcPr>
            <w:tcW w:w="2444" w:type="dxa"/>
            <w:tcBorders>
              <w:top w:val="single" w:sz="8" w:space="0" w:color="C0504D"/>
              <w:bottom w:val="single" w:sz="8" w:space="0" w:color="C0504D"/>
            </w:tcBorders>
          </w:tcPr>
          <w:p w:rsidR="00D31E6E" w:rsidRPr="00A752AB" w:rsidRDefault="00D31E6E" w:rsidP="0027698B">
            <w:pPr>
              <w:rPr>
                <w:lang w:val="ro-RO"/>
              </w:rPr>
            </w:pPr>
            <w:r>
              <w:rPr>
                <w:lang w:val="ro-RO"/>
              </w:rPr>
              <w:t>Text(100)</w:t>
            </w:r>
          </w:p>
        </w:tc>
        <w:tc>
          <w:tcPr>
            <w:tcW w:w="3017" w:type="dxa"/>
            <w:tcBorders>
              <w:top w:val="single" w:sz="8" w:space="0" w:color="C0504D"/>
              <w:bottom w:val="single" w:sz="8" w:space="0" w:color="C0504D"/>
              <w:right w:val="single" w:sz="8" w:space="0" w:color="C0504D"/>
            </w:tcBorders>
          </w:tcPr>
          <w:p w:rsidR="00D31E6E" w:rsidRPr="00A752AB" w:rsidRDefault="00D31E6E" w:rsidP="0027698B">
            <w:pPr>
              <w:rPr>
                <w:lang w:val="ro-RO"/>
              </w:rPr>
            </w:pPr>
          </w:p>
        </w:tc>
      </w:tr>
      <w:tr w:rsidR="00D31E6E" w:rsidRPr="00A752AB" w:rsidTr="00772BBC">
        <w:tc>
          <w:tcPr>
            <w:tcW w:w="2266" w:type="dxa"/>
            <w:tcBorders>
              <w:top w:val="single" w:sz="8" w:space="0" w:color="C0504D"/>
              <w:left w:val="single" w:sz="8" w:space="0" w:color="C0504D"/>
              <w:bottom w:val="single" w:sz="8" w:space="0" w:color="C0504D"/>
            </w:tcBorders>
          </w:tcPr>
          <w:p w:rsidR="00D31E6E" w:rsidRPr="00A752AB" w:rsidRDefault="00D31E6E" w:rsidP="0027698B">
            <w:pPr>
              <w:rPr>
                <w:b/>
                <w:bCs/>
                <w:lang w:val="ro-RO"/>
              </w:rPr>
            </w:pPr>
            <w:r>
              <w:rPr>
                <w:b/>
                <w:bCs/>
                <w:lang w:val="ro-RO"/>
              </w:rPr>
              <w:t>Judet</w:t>
            </w:r>
          </w:p>
        </w:tc>
        <w:tc>
          <w:tcPr>
            <w:tcW w:w="2056" w:type="dxa"/>
            <w:tcBorders>
              <w:top w:val="single" w:sz="8" w:space="0" w:color="C0504D"/>
              <w:bottom w:val="single" w:sz="8" w:space="0" w:color="C0504D"/>
            </w:tcBorders>
          </w:tcPr>
          <w:p w:rsidR="00D31E6E" w:rsidRPr="00A752AB" w:rsidRDefault="00D31E6E" w:rsidP="0027698B">
            <w:pPr>
              <w:rPr>
                <w:lang w:val="ro-RO"/>
              </w:rPr>
            </w:pPr>
          </w:p>
        </w:tc>
        <w:tc>
          <w:tcPr>
            <w:tcW w:w="2444" w:type="dxa"/>
            <w:tcBorders>
              <w:top w:val="single" w:sz="8" w:space="0" w:color="C0504D"/>
              <w:bottom w:val="single" w:sz="8" w:space="0" w:color="C0504D"/>
            </w:tcBorders>
          </w:tcPr>
          <w:p w:rsidR="00D31E6E" w:rsidRPr="00A752AB" w:rsidRDefault="00D31E6E" w:rsidP="0027698B">
            <w:pPr>
              <w:rPr>
                <w:lang w:val="ro-RO"/>
              </w:rPr>
            </w:pPr>
            <w:r>
              <w:rPr>
                <w:lang w:val="ro-RO"/>
              </w:rPr>
              <w:t>Text(100)</w:t>
            </w:r>
          </w:p>
        </w:tc>
        <w:tc>
          <w:tcPr>
            <w:tcW w:w="3017" w:type="dxa"/>
            <w:tcBorders>
              <w:top w:val="single" w:sz="8" w:space="0" w:color="C0504D"/>
              <w:bottom w:val="single" w:sz="8" w:space="0" w:color="C0504D"/>
              <w:right w:val="single" w:sz="8" w:space="0" w:color="C0504D"/>
            </w:tcBorders>
          </w:tcPr>
          <w:p w:rsidR="00D31E6E" w:rsidRPr="00A752AB" w:rsidRDefault="00D31E6E" w:rsidP="0027698B">
            <w:pPr>
              <w:rPr>
                <w:lang w:val="ro-RO"/>
              </w:rPr>
            </w:pPr>
          </w:p>
        </w:tc>
      </w:tr>
      <w:tr w:rsidR="00D31E6E" w:rsidRPr="00A752AB" w:rsidTr="00772BBC">
        <w:tc>
          <w:tcPr>
            <w:tcW w:w="2266" w:type="dxa"/>
            <w:tcBorders>
              <w:top w:val="single" w:sz="8" w:space="0" w:color="C0504D"/>
              <w:left w:val="single" w:sz="8" w:space="0" w:color="C0504D"/>
              <w:bottom w:val="single" w:sz="8" w:space="0" w:color="C0504D"/>
            </w:tcBorders>
          </w:tcPr>
          <w:p w:rsidR="00D31E6E" w:rsidRPr="00A752AB" w:rsidRDefault="00D31E6E" w:rsidP="0027698B">
            <w:pPr>
              <w:rPr>
                <w:b/>
                <w:bCs/>
                <w:lang w:val="ro-RO"/>
              </w:rPr>
            </w:pPr>
            <w:r>
              <w:rPr>
                <w:b/>
                <w:bCs/>
                <w:lang w:val="ro-RO"/>
              </w:rPr>
              <w:t>Email</w:t>
            </w:r>
          </w:p>
        </w:tc>
        <w:tc>
          <w:tcPr>
            <w:tcW w:w="2056" w:type="dxa"/>
            <w:tcBorders>
              <w:top w:val="single" w:sz="8" w:space="0" w:color="C0504D"/>
              <w:bottom w:val="single" w:sz="8" w:space="0" w:color="C0504D"/>
            </w:tcBorders>
          </w:tcPr>
          <w:p w:rsidR="00D31E6E" w:rsidRPr="00A752AB" w:rsidRDefault="00D31E6E" w:rsidP="0027698B">
            <w:pPr>
              <w:rPr>
                <w:lang w:val="ro-RO"/>
              </w:rPr>
            </w:pPr>
            <w:r w:rsidRPr="00A752AB">
              <w:rPr>
                <w:lang w:val="ro-RO"/>
              </w:rPr>
              <w:t>Email</w:t>
            </w:r>
          </w:p>
        </w:tc>
        <w:tc>
          <w:tcPr>
            <w:tcW w:w="2444" w:type="dxa"/>
            <w:tcBorders>
              <w:top w:val="single" w:sz="8" w:space="0" w:color="C0504D"/>
              <w:bottom w:val="single" w:sz="8" w:space="0" w:color="C0504D"/>
            </w:tcBorders>
          </w:tcPr>
          <w:p w:rsidR="00D31E6E" w:rsidRPr="00A752AB" w:rsidRDefault="00D31E6E" w:rsidP="0027698B">
            <w:pPr>
              <w:rPr>
                <w:lang w:val="ro-RO"/>
              </w:rPr>
            </w:pPr>
            <w:r>
              <w:rPr>
                <w:lang w:val="ro-RO"/>
              </w:rPr>
              <w:t>Text(100)</w:t>
            </w:r>
          </w:p>
        </w:tc>
        <w:tc>
          <w:tcPr>
            <w:tcW w:w="3017" w:type="dxa"/>
            <w:tcBorders>
              <w:top w:val="single" w:sz="8" w:space="0" w:color="C0504D"/>
              <w:bottom w:val="single" w:sz="8" w:space="0" w:color="C0504D"/>
              <w:right w:val="single" w:sz="8" w:space="0" w:color="C0504D"/>
            </w:tcBorders>
          </w:tcPr>
          <w:p w:rsidR="00D31E6E" w:rsidRPr="00A752AB" w:rsidRDefault="00D31E6E" w:rsidP="0027698B">
            <w:pPr>
              <w:rPr>
                <w:lang w:val="ro-RO"/>
              </w:rPr>
            </w:pPr>
          </w:p>
        </w:tc>
      </w:tr>
      <w:tr w:rsidR="00D31E6E" w:rsidRPr="00A752AB" w:rsidTr="00772BBC">
        <w:tc>
          <w:tcPr>
            <w:tcW w:w="2266" w:type="dxa"/>
          </w:tcPr>
          <w:p w:rsidR="00D31E6E" w:rsidRPr="00A752AB" w:rsidRDefault="00D31E6E" w:rsidP="0027698B">
            <w:pPr>
              <w:rPr>
                <w:b/>
                <w:bCs/>
                <w:lang w:val="ro-RO"/>
              </w:rPr>
            </w:pPr>
            <w:r>
              <w:rPr>
                <w:b/>
                <w:bCs/>
                <w:lang w:val="ro-RO"/>
              </w:rPr>
              <w:t>Functie</w:t>
            </w:r>
          </w:p>
        </w:tc>
        <w:tc>
          <w:tcPr>
            <w:tcW w:w="2056" w:type="dxa"/>
          </w:tcPr>
          <w:p w:rsidR="00D31E6E" w:rsidRPr="00A752AB" w:rsidRDefault="00D31E6E" w:rsidP="0027698B">
            <w:pPr>
              <w:rPr>
                <w:lang w:val="ro-RO"/>
              </w:rPr>
            </w:pPr>
            <w:r w:rsidRPr="00A752AB">
              <w:rPr>
                <w:lang w:val="ro-RO"/>
              </w:rPr>
              <w:t>Functie</w:t>
            </w:r>
          </w:p>
        </w:tc>
        <w:tc>
          <w:tcPr>
            <w:tcW w:w="2444" w:type="dxa"/>
          </w:tcPr>
          <w:p w:rsidR="00D31E6E" w:rsidRPr="00A752AB" w:rsidRDefault="00D31E6E" w:rsidP="0027698B">
            <w:pPr>
              <w:rPr>
                <w:lang w:val="ro-RO"/>
              </w:rPr>
            </w:pPr>
            <w:r>
              <w:rPr>
                <w:lang w:val="ro-RO"/>
              </w:rPr>
              <w:t>Text(100)</w:t>
            </w:r>
          </w:p>
        </w:tc>
        <w:tc>
          <w:tcPr>
            <w:tcW w:w="3017" w:type="dxa"/>
          </w:tcPr>
          <w:p w:rsidR="00D31E6E" w:rsidRPr="00A752AB" w:rsidRDefault="00D31E6E" w:rsidP="0027698B">
            <w:pPr>
              <w:rPr>
                <w:lang w:val="ro-RO"/>
              </w:rPr>
            </w:pPr>
          </w:p>
        </w:tc>
      </w:tr>
    </w:tbl>
    <w:p w:rsidR="00D31E6E" w:rsidRPr="00C94785" w:rsidRDefault="00D31E6E" w:rsidP="00C94785">
      <w:pPr>
        <w:rPr>
          <w:lang w:val="ro-RO"/>
        </w:rPr>
      </w:pPr>
    </w:p>
    <w:p w:rsidR="00C60C53" w:rsidRDefault="00FC6B03" w:rsidP="00C60C53">
      <w:pPr>
        <w:pStyle w:val="Heading2"/>
        <w:rPr>
          <w:noProof/>
          <w:lang w:val="ro-RO"/>
        </w:rPr>
      </w:pPr>
      <w:r w:rsidRPr="007D2FFF">
        <w:rPr>
          <w:noProof/>
          <w:color w:val="000000"/>
          <w:lang w:val="ro-RO"/>
        </w:rPr>
        <w:tab/>
      </w:r>
      <w:bookmarkStart w:id="66" w:name="_Toc275250492"/>
      <w:r w:rsidR="00C60C53">
        <w:rPr>
          <w:noProof/>
          <w:lang w:val="ro-RO"/>
        </w:rPr>
        <w:t>Produse</w:t>
      </w:r>
      <w:bookmarkEnd w:id="66"/>
    </w:p>
    <w:p w:rsidR="00FC6B03" w:rsidRDefault="00FC6B03" w:rsidP="00FC6B03">
      <w:pPr>
        <w:rPr>
          <w:noProof/>
          <w:color w:val="000000"/>
          <w:lang w:val="ro-RO"/>
        </w:rPr>
      </w:pPr>
    </w:p>
    <w:p w:rsidR="00C60C53" w:rsidRDefault="00C60C53" w:rsidP="00C60C53">
      <w:pPr>
        <w:rPr>
          <w:lang w:val="ro-RO"/>
        </w:rPr>
      </w:pPr>
      <w:r>
        <w:rPr>
          <w:lang w:val="ro-RO"/>
        </w:rPr>
        <w:t>Aceasta tabela va fi completata de catre EMA.</w:t>
      </w:r>
    </w:p>
    <w:p w:rsidR="00C60C53" w:rsidRDefault="00C60C53" w:rsidP="00C60C53">
      <w:pPr>
        <w:rPr>
          <w:lang w:val="ro-RO"/>
        </w:rPr>
      </w:pPr>
      <w:r>
        <w:rPr>
          <w:lang w:val="ro-RO"/>
        </w:rPr>
        <w:t>Contine lista de produse Boromir.</w:t>
      </w:r>
    </w:p>
    <w:p w:rsidR="00C60C53" w:rsidRDefault="00C60C53" w:rsidP="00C60C53">
      <w:pPr>
        <w:rPr>
          <w:lang w:val="ro-RO"/>
        </w:rPr>
      </w:pPr>
      <w:r>
        <w:rPr>
          <w:lang w:val="ro-RO"/>
        </w:rPr>
        <w:t xml:space="preserve">In acest moment in aceasta tabela nu este populat  codul iScala al produsului. </w:t>
      </w:r>
    </w:p>
    <w:p w:rsidR="00C60C53" w:rsidRDefault="00C60C53" w:rsidP="00C60C53">
      <w:pPr>
        <w:rPr>
          <w:lang w:val="ro-RO"/>
        </w:rPr>
      </w:pPr>
      <w:r>
        <w:rPr>
          <w:highlight w:val="yellow"/>
          <w:lang w:val="ro-RO"/>
        </w:rPr>
        <w:t>In vederea integrarii cu CRM e</w:t>
      </w:r>
      <w:r w:rsidRPr="00C60C53">
        <w:rPr>
          <w:highlight w:val="yellow"/>
          <w:lang w:val="ro-RO"/>
        </w:rPr>
        <w:t xml:space="preserve">ste obligatoriu ca in aceasta tabela sa fie </w:t>
      </w:r>
      <w:r>
        <w:rPr>
          <w:highlight w:val="yellow"/>
          <w:lang w:val="ro-RO"/>
        </w:rPr>
        <w:t>COMPLETAT</w:t>
      </w:r>
      <w:r w:rsidRPr="00C60C53">
        <w:rPr>
          <w:highlight w:val="yellow"/>
          <w:lang w:val="ro-RO"/>
        </w:rPr>
        <w:t xml:space="preserve"> si codul iScala pentru ca informatia sa poata fi comparata cu vanzarile existente ale distribuitorilor.</w:t>
      </w:r>
    </w:p>
    <w:p w:rsidR="00C60C53" w:rsidRDefault="00C60C53" w:rsidP="00C60C53">
      <w:pPr>
        <w:rPr>
          <w:lang w:val="ro-RO"/>
        </w:rPr>
      </w:pPr>
    </w:p>
    <w:p w:rsidR="00C60C53" w:rsidRPr="005B58A7" w:rsidRDefault="00C60C53" w:rsidP="00C60C53">
      <w:pPr>
        <w:rPr>
          <w:lang w:val="ro-RO"/>
        </w:rPr>
      </w:pPr>
      <w:r>
        <w:rPr>
          <w:lang w:val="ro-RO"/>
        </w:rPr>
        <w:t>Tabelul de mai jos se va completa de catre echipa EMA cu structura de date si informatiile specifice EMA (vezi exemplu):</w:t>
      </w:r>
    </w:p>
    <w:p w:rsidR="00C60C53" w:rsidRDefault="00C60C53" w:rsidP="00C60C53">
      <w:pPr>
        <w:ind w:left="720"/>
        <w:rPr>
          <w:lang w:val="ro-RO"/>
        </w:rPr>
      </w:pPr>
    </w:p>
    <w:tbl>
      <w:tblPr>
        <w:tblW w:w="0" w:type="auto"/>
        <w:tblBorders>
          <w:top w:val="single" w:sz="8" w:space="0" w:color="C0504D"/>
          <w:left w:val="single" w:sz="8" w:space="0" w:color="C0504D"/>
          <w:bottom w:val="single" w:sz="8" w:space="0" w:color="C0504D"/>
          <w:right w:val="single" w:sz="8" w:space="0" w:color="C0504D"/>
        </w:tblBorders>
        <w:tblLook w:val="04A0"/>
      </w:tblPr>
      <w:tblGrid>
        <w:gridCol w:w="2237"/>
        <w:gridCol w:w="2050"/>
        <w:gridCol w:w="2464"/>
        <w:gridCol w:w="3032"/>
      </w:tblGrid>
      <w:tr w:rsidR="00C60C53" w:rsidRPr="00A752AB" w:rsidTr="0005128F">
        <w:tc>
          <w:tcPr>
            <w:tcW w:w="2237" w:type="dxa"/>
            <w:shd w:val="clear" w:color="auto" w:fill="C0504D"/>
          </w:tcPr>
          <w:p w:rsidR="00C60C53" w:rsidRPr="00A752AB" w:rsidRDefault="00C60C53" w:rsidP="0027698B">
            <w:pPr>
              <w:rPr>
                <w:b/>
                <w:bCs/>
                <w:color w:val="FFFFFF"/>
                <w:lang w:val="ro-RO"/>
              </w:rPr>
            </w:pPr>
            <w:r w:rsidRPr="00A752AB">
              <w:rPr>
                <w:b/>
                <w:bCs/>
                <w:color w:val="FFFFFF"/>
                <w:lang w:val="ro-RO"/>
              </w:rPr>
              <w:lastRenderedPageBreak/>
              <w:t>Denumire Camp</w:t>
            </w:r>
          </w:p>
        </w:tc>
        <w:tc>
          <w:tcPr>
            <w:tcW w:w="2050" w:type="dxa"/>
            <w:shd w:val="clear" w:color="auto" w:fill="C0504D"/>
          </w:tcPr>
          <w:p w:rsidR="00C60C53" w:rsidRPr="00A752AB" w:rsidRDefault="00C60C53" w:rsidP="0027698B">
            <w:pPr>
              <w:rPr>
                <w:b/>
                <w:bCs/>
                <w:color w:val="FFFFFF"/>
                <w:lang w:val="ro-RO"/>
              </w:rPr>
            </w:pPr>
            <w:r w:rsidRPr="00A752AB">
              <w:rPr>
                <w:b/>
                <w:bCs/>
                <w:color w:val="FFFFFF"/>
                <w:lang w:val="ro-RO"/>
              </w:rPr>
              <w:t>Descriere (eticheta)</w:t>
            </w:r>
          </w:p>
        </w:tc>
        <w:tc>
          <w:tcPr>
            <w:tcW w:w="2464" w:type="dxa"/>
            <w:shd w:val="clear" w:color="auto" w:fill="C0504D"/>
          </w:tcPr>
          <w:p w:rsidR="00C60C53" w:rsidRPr="00A752AB" w:rsidRDefault="00C60C53" w:rsidP="0027698B">
            <w:pPr>
              <w:rPr>
                <w:b/>
                <w:bCs/>
                <w:color w:val="FFFFFF"/>
                <w:lang w:val="ro-RO"/>
              </w:rPr>
            </w:pPr>
            <w:r w:rsidRPr="00A752AB">
              <w:rPr>
                <w:b/>
                <w:bCs/>
                <w:color w:val="FFFFFF"/>
                <w:lang w:val="ro-RO"/>
              </w:rPr>
              <w:t>Tip de data, Lungime</w:t>
            </w:r>
          </w:p>
        </w:tc>
        <w:tc>
          <w:tcPr>
            <w:tcW w:w="3032" w:type="dxa"/>
            <w:shd w:val="clear" w:color="auto" w:fill="C0504D"/>
          </w:tcPr>
          <w:p w:rsidR="00C60C53" w:rsidRPr="00A752AB" w:rsidRDefault="00C60C53" w:rsidP="0027698B">
            <w:pPr>
              <w:rPr>
                <w:b/>
                <w:bCs/>
                <w:color w:val="FFFFFF"/>
                <w:lang w:val="ro-RO"/>
              </w:rPr>
            </w:pPr>
            <w:r w:rsidRPr="00A752AB">
              <w:rPr>
                <w:b/>
                <w:bCs/>
                <w:color w:val="FFFFFF"/>
                <w:lang w:val="ro-RO"/>
              </w:rPr>
              <w:t>Observatii</w:t>
            </w:r>
          </w:p>
        </w:tc>
      </w:tr>
      <w:tr w:rsidR="0005128F" w:rsidRPr="00A752AB" w:rsidTr="0005128F">
        <w:tc>
          <w:tcPr>
            <w:tcW w:w="2237" w:type="dxa"/>
          </w:tcPr>
          <w:p w:rsidR="0005128F" w:rsidRPr="00A752AB" w:rsidRDefault="0005128F" w:rsidP="0027698B">
            <w:pPr>
              <w:rPr>
                <w:b/>
                <w:bCs/>
                <w:lang w:val="ro-RO"/>
              </w:rPr>
            </w:pPr>
            <w:r>
              <w:rPr>
                <w:b/>
                <w:bCs/>
                <w:lang w:val="ro-RO"/>
              </w:rPr>
              <w:t>idProdus</w:t>
            </w:r>
          </w:p>
        </w:tc>
        <w:tc>
          <w:tcPr>
            <w:tcW w:w="2050" w:type="dxa"/>
          </w:tcPr>
          <w:p w:rsidR="0005128F" w:rsidRPr="00A752AB" w:rsidRDefault="0005128F" w:rsidP="0027698B">
            <w:pPr>
              <w:rPr>
                <w:lang w:val="ro-RO"/>
              </w:rPr>
            </w:pPr>
            <w:r w:rsidRPr="00A752AB">
              <w:rPr>
                <w:lang w:val="ro-RO"/>
              </w:rPr>
              <w:t>Cod EMA</w:t>
            </w:r>
          </w:p>
        </w:tc>
        <w:tc>
          <w:tcPr>
            <w:tcW w:w="2464" w:type="dxa"/>
          </w:tcPr>
          <w:p w:rsidR="0005128F" w:rsidRPr="00A752AB" w:rsidRDefault="0005128F" w:rsidP="0027698B">
            <w:pPr>
              <w:rPr>
                <w:lang w:val="ro-RO"/>
              </w:rPr>
            </w:pPr>
            <w:r>
              <w:rPr>
                <w:lang w:val="ro-RO"/>
              </w:rPr>
              <w:t>bigint</w:t>
            </w:r>
          </w:p>
        </w:tc>
        <w:tc>
          <w:tcPr>
            <w:tcW w:w="3032" w:type="dxa"/>
          </w:tcPr>
          <w:p w:rsidR="0005128F" w:rsidRPr="00A752AB" w:rsidRDefault="0005128F" w:rsidP="0027698B">
            <w:pPr>
              <w:rPr>
                <w:lang w:val="ro-RO"/>
              </w:rPr>
            </w:pPr>
          </w:p>
        </w:tc>
      </w:tr>
      <w:tr w:rsidR="00C60C53" w:rsidRPr="00A752AB" w:rsidTr="0005128F">
        <w:tc>
          <w:tcPr>
            <w:tcW w:w="2237" w:type="dxa"/>
            <w:tcBorders>
              <w:top w:val="single" w:sz="8" w:space="0" w:color="C0504D"/>
              <w:left w:val="single" w:sz="8" w:space="0" w:color="C0504D"/>
              <w:bottom w:val="single" w:sz="8" w:space="0" w:color="C0504D"/>
            </w:tcBorders>
          </w:tcPr>
          <w:p w:rsidR="00C60C53" w:rsidRPr="00A752AB" w:rsidRDefault="00C60C53" w:rsidP="0027698B">
            <w:pPr>
              <w:rPr>
                <w:b/>
                <w:bCs/>
                <w:lang w:val="ro-RO"/>
              </w:rPr>
            </w:pPr>
            <w:r>
              <w:rPr>
                <w:b/>
                <w:bCs/>
                <w:lang w:val="ro-RO"/>
              </w:rPr>
              <w:t>codProdus</w:t>
            </w:r>
          </w:p>
        </w:tc>
        <w:tc>
          <w:tcPr>
            <w:tcW w:w="2050" w:type="dxa"/>
            <w:tcBorders>
              <w:top w:val="single" w:sz="8" w:space="0" w:color="C0504D"/>
              <w:bottom w:val="single" w:sz="8" w:space="0" w:color="C0504D"/>
            </w:tcBorders>
          </w:tcPr>
          <w:p w:rsidR="00C60C53" w:rsidRPr="00A752AB" w:rsidRDefault="00C60C53" w:rsidP="0027698B">
            <w:pPr>
              <w:rPr>
                <w:lang w:val="ro-RO"/>
              </w:rPr>
            </w:pPr>
            <w:r w:rsidRPr="00A752AB">
              <w:rPr>
                <w:lang w:val="ro-RO"/>
              </w:rPr>
              <w:t>Cod iScala</w:t>
            </w:r>
          </w:p>
        </w:tc>
        <w:tc>
          <w:tcPr>
            <w:tcW w:w="2464" w:type="dxa"/>
            <w:tcBorders>
              <w:top w:val="single" w:sz="8" w:space="0" w:color="C0504D"/>
              <w:bottom w:val="single" w:sz="8" w:space="0" w:color="C0504D"/>
            </w:tcBorders>
          </w:tcPr>
          <w:p w:rsidR="00C60C53" w:rsidRPr="00A752AB" w:rsidRDefault="00C60C53" w:rsidP="0027698B">
            <w:pPr>
              <w:rPr>
                <w:lang w:val="ro-RO"/>
              </w:rPr>
            </w:pPr>
            <w:r>
              <w:rPr>
                <w:lang w:val="ro-RO"/>
              </w:rPr>
              <w:t>Text(100)</w:t>
            </w:r>
          </w:p>
        </w:tc>
        <w:tc>
          <w:tcPr>
            <w:tcW w:w="3032" w:type="dxa"/>
            <w:tcBorders>
              <w:top w:val="single" w:sz="8" w:space="0" w:color="C0504D"/>
              <w:bottom w:val="single" w:sz="8" w:space="0" w:color="C0504D"/>
              <w:right w:val="single" w:sz="8" w:space="0" w:color="C0504D"/>
            </w:tcBorders>
          </w:tcPr>
          <w:p w:rsidR="00C60C53" w:rsidRPr="00A752AB" w:rsidRDefault="00C60C53" w:rsidP="0027698B">
            <w:pPr>
              <w:rPr>
                <w:lang w:val="ro-RO"/>
              </w:rPr>
            </w:pPr>
          </w:p>
        </w:tc>
      </w:tr>
      <w:tr w:rsidR="00C60C53" w:rsidRPr="00A752AB" w:rsidTr="0005128F">
        <w:tc>
          <w:tcPr>
            <w:tcW w:w="2237" w:type="dxa"/>
            <w:tcBorders>
              <w:top w:val="single" w:sz="8" w:space="0" w:color="C0504D"/>
              <w:left w:val="single" w:sz="8" w:space="0" w:color="C0504D"/>
              <w:bottom w:val="single" w:sz="8" w:space="0" w:color="C0504D"/>
            </w:tcBorders>
          </w:tcPr>
          <w:p w:rsidR="00C60C53" w:rsidRPr="00A752AB" w:rsidRDefault="00C60C53" w:rsidP="0027698B">
            <w:pPr>
              <w:rPr>
                <w:b/>
                <w:bCs/>
                <w:lang w:val="ro-RO"/>
              </w:rPr>
            </w:pPr>
            <w:r>
              <w:rPr>
                <w:b/>
                <w:bCs/>
                <w:lang w:val="ro-RO"/>
              </w:rPr>
              <w:t>descriere</w:t>
            </w:r>
          </w:p>
        </w:tc>
        <w:tc>
          <w:tcPr>
            <w:tcW w:w="2050" w:type="dxa"/>
            <w:tcBorders>
              <w:top w:val="single" w:sz="8" w:space="0" w:color="C0504D"/>
              <w:bottom w:val="single" w:sz="8" w:space="0" w:color="C0504D"/>
            </w:tcBorders>
          </w:tcPr>
          <w:p w:rsidR="00C60C53" w:rsidRPr="00A752AB" w:rsidRDefault="00C60C53" w:rsidP="0027698B">
            <w:pPr>
              <w:rPr>
                <w:lang w:val="ro-RO"/>
              </w:rPr>
            </w:pPr>
            <w:r w:rsidRPr="00A752AB">
              <w:rPr>
                <w:lang w:val="ro-RO"/>
              </w:rPr>
              <w:t>Descriere 1</w:t>
            </w:r>
          </w:p>
        </w:tc>
        <w:tc>
          <w:tcPr>
            <w:tcW w:w="2464" w:type="dxa"/>
            <w:tcBorders>
              <w:top w:val="single" w:sz="8" w:space="0" w:color="C0504D"/>
              <w:bottom w:val="single" w:sz="8" w:space="0" w:color="C0504D"/>
            </w:tcBorders>
          </w:tcPr>
          <w:p w:rsidR="00C60C53" w:rsidRPr="00A752AB" w:rsidRDefault="00C60C53" w:rsidP="0027698B">
            <w:pPr>
              <w:rPr>
                <w:lang w:val="ro-RO"/>
              </w:rPr>
            </w:pPr>
            <w:r>
              <w:rPr>
                <w:lang w:val="ro-RO"/>
              </w:rPr>
              <w:t>Text(1000)</w:t>
            </w:r>
          </w:p>
        </w:tc>
        <w:tc>
          <w:tcPr>
            <w:tcW w:w="3032" w:type="dxa"/>
            <w:tcBorders>
              <w:top w:val="single" w:sz="8" w:space="0" w:color="C0504D"/>
              <w:bottom w:val="single" w:sz="8" w:space="0" w:color="C0504D"/>
              <w:right w:val="single" w:sz="8" w:space="0" w:color="C0504D"/>
            </w:tcBorders>
          </w:tcPr>
          <w:p w:rsidR="00C60C53" w:rsidRPr="00A752AB" w:rsidRDefault="00C60C53" w:rsidP="0027698B">
            <w:pPr>
              <w:rPr>
                <w:lang w:val="ro-RO"/>
              </w:rPr>
            </w:pPr>
          </w:p>
        </w:tc>
      </w:tr>
      <w:tr w:rsidR="00255C37" w:rsidRPr="00A752AB" w:rsidTr="0005128F">
        <w:tc>
          <w:tcPr>
            <w:tcW w:w="2237" w:type="dxa"/>
            <w:tcBorders>
              <w:top w:val="single" w:sz="8" w:space="0" w:color="C0504D"/>
              <w:left w:val="single" w:sz="8" w:space="0" w:color="C0504D"/>
              <w:bottom w:val="single" w:sz="8" w:space="0" w:color="C0504D"/>
            </w:tcBorders>
          </w:tcPr>
          <w:p w:rsidR="00255C37" w:rsidRDefault="00255C37" w:rsidP="0027698B">
            <w:pPr>
              <w:rPr>
                <w:b/>
                <w:bCs/>
                <w:lang w:val="ro-RO"/>
              </w:rPr>
            </w:pPr>
            <w:r>
              <w:rPr>
                <w:b/>
                <w:bCs/>
                <w:lang w:val="ro-RO"/>
              </w:rPr>
              <w:t>codEAN</w:t>
            </w:r>
          </w:p>
        </w:tc>
        <w:tc>
          <w:tcPr>
            <w:tcW w:w="2050" w:type="dxa"/>
            <w:tcBorders>
              <w:top w:val="single" w:sz="8" w:space="0" w:color="C0504D"/>
              <w:bottom w:val="single" w:sz="8" w:space="0" w:color="C0504D"/>
            </w:tcBorders>
          </w:tcPr>
          <w:p w:rsidR="00255C37" w:rsidRPr="00A752AB" w:rsidRDefault="00255C37" w:rsidP="0027698B">
            <w:pPr>
              <w:rPr>
                <w:lang w:val="ro-RO"/>
              </w:rPr>
            </w:pPr>
            <w:r>
              <w:rPr>
                <w:lang w:val="ro-RO"/>
              </w:rPr>
              <w:t>Codul unic EAN al produsului</w:t>
            </w:r>
          </w:p>
        </w:tc>
        <w:tc>
          <w:tcPr>
            <w:tcW w:w="2464" w:type="dxa"/>
            <w:tcBorders>
              <w:top w:val="single" w:sz="8" w:space="0" w:color="C0504D"/>
              <w:bottom w:val="single" w:sz="8" w:space="0" w:color="C0504D"/>
            </w:tcBorders>
          </w:tcPr>
          <w:p w:rsidR="00255C37" w:rsidRPr="00A752AB" w:rsidRDefault="00255C37" w:rsidP="00255C37">
            <w:pPr>
              <w:rPr>
                <w:lang w:val="ro-RO"/>
              </w:rPr>
            </w:pPr>
            <w:r>
              <w:rPr>
                <w:lang w:val="ro-RO"/>
              </w:rPr>
              <w:t>Text(50)</w:t>
            </w:r>
          </w:p>
        </w:tc>
        <w:tc>
          <w:tcPr>
            <w:tcW w:w="3032" w:type="dxa"/>
            <w:tcBorders>
              <w:top w:val="single" w:sz="8" w:space="0" w:color="C0504D"/>
              <w:bottom w:val="single" w:sz="8" w:space="0" w:color="C0504D"/>
              <w:right w:val="single" w:sz="8" w:space="0" w:color="C0504D"/>
            </w:tcBorders>
          </w:tcPr>
          <w:p w:rsidR="00255C37" w:rsidRPr="00A752AB" w:rsidRDefault="00255C37" w:rsidP="0027698B">
            <w:pPr>
              <w:rPr>
                <w:lang w:val="ro-RO"/>
              </w:rPr>
            </w:pPr>
          </w:p>
        </w:tc>
      </w:tr>
    </w:tbl>
    <w:p w:rsidR="00C60C53" w:rsidRDefault="00C60C53" w:rsidP="00C60C53">
      <w:pPr>
        <w:rPr>
          <w:lang w:val="ro-RO"/>
        </w:rPr>
      </w:pPr>
    </w:p>
    <w:p w:rsidR="00C60C53" w:rsidRPr="007D2FFF" w:rsidRDefault="00C60C53" w:rsidP="00FC6B03">
      <w:pPr>
        <w:rPr>
          <w:noProof/>
          <w:color w:val="000000"/>
          <w:lang w:val="ro-RO"/>
        </w:rPr>
      </w:pPr>
    </w:p>
    <w:p w:rsidR="00173BF8" w:rsidRPr="00173BF8" w:rsidRDefault="00173BF8" w:rsidP="00173BF8">
      <w:pPr>
        <w:pStyle w:val="Heading2"/>
      </w:pPr>
      <w:bookmarkStart w:id="67" w:name="_Toc275250493"/>
      <w:r>
        <w:t>Informatii vizite la client</w:t>
      </w:r>
      <w:bookmarkEnd w:id="67"/>
    </w:p>
    <w:p w:rsidR="00173BF8" w:rsidRDefault="00173BF8" w:rsidP="00173BF8">
      <w:pPr>
        <w:rPr>
          <w:lang w:val="en-GB"/>
        </w:rPr>
      </w:pPr>
    </w:p>
    <w:p w:rsidR="00173BF8" w:rsidRDefault="00173BF8" w:rsidP="00173BF8">
      <w:pPr>
        <w:rPr>
          <w:szCs w:val="22"/>
          <w:lang w:val="ro-RO"/>
        </w:rPr>
      </w:pPr>
      <w:r w:rsidRPr="00544676">
        <w:rPr>
          <w:szCs w:val="22"/>
          <w:lang w:val="ro-RO"/>
        </w:rPr>
        <w:t>Contine antetul informatiilor legate de vizita la clientul final.</w:t>
      </w:r>
    </w:p>
    <w:p w:rsidR="008760B2" w:rsidRDefault="008760B2" w:rsidP="00173BF8">
      <w:pPr>
        <w:rPr>
          <w:szCs w:val="22"/>
          <w:lang w:val="ro-RO"/>
        </w:rPr>
      </w:pPr>
      <w:r>
        <w:rPr>
          <w:szCs w:val="22"/>
          <w:lang w:val="ro-RO"/>
        </w:rPr>
        <w:t>Vizita se va introduce chiar daca la clientul respectiv nu exista prezenta la raft si nici comenzi de produse Boromir.</w:t>
      </w:r>
    </w:p>
    <w:p w:rsidR="008760B2" w:rsidRDefault="008760B2" w:rsidP="00173BF8">
      <w:pPr>
        <w:rPr>
          <w:szCs w:val="22"/>
          <w:lang w:val="ro-RO"/>
        </w:rPr>
      </w:pPr>
    </w:p>
    <w:tbl>
      <w:tblPr>
        <w:tblW w:w="0" w:type="auto"/>
        <w:tblBorders>
          <w:top w:val="single" w:sz="8" w:space="0" w:color="C0504D"/>
          <w:left w:val="single" w:sz="8" w:space="0" w:color="C0504D"/>
          <w:bottom w:val="single" w:sz="8" w:space="0" w:color="C0504D"/>
          <w:right w:val="single" w:sz="8" w:space="0" w:color="C0504D"/>
        </w:tblBorders>
        <w:tblLook w:val="04A0"/>
      </w:tblPr>
      <w:tblGrid>
        <w:gridCol w:w="2332"/>
        <w:gridCol w:w="2039"/>
        <w:gridCol w:w="2430"/>
        <w:gridCol w:w="2982"/>
      </w:tblGrid>
      <w:tr w:rsidR="00BB71E9" w:rsidRPr="00A752AB" w:rsidTr="00015AD2">
        <w:tc>
          <w:tcPr>
            <w:tcW w:w="2332" w:type="dxa"/>
            <w:shd w:val="clear" w:color="auto" w:fill="C0504D"/>
          </w:tcPr>
          <w:p w:rsidR="00BB71E9" w:rsidRPr="00A752AB" w:rsidRDefault="00BB71E9" w:rsidP="0027698B">
            <w:pPr>
              <w:rPr>
                <w:b/>
                <w:bCs/>
                <w:color w:val="FFFFFF"/>
                <w:lang w:val="ro-RO"/>
              </w:rPr>
            </w:pPr>
            <w:r w:rsidRPr="00A752AB">
              <w:rPr>
                <w:b/>
                <w:bCs/>
                <w:color w:val="FFFFFF"/>
                <w:lang w:val="ro-RO"/>
              </w:rPr>
              <w:t>Denumire Camp</w:t>
            </w:r>
          </w:p>
        </w:tc>
        <w:tc>
          <w:tcPr>
            <w:tcW w:w="2039" w:type="dxa"/>
            <w:shd w:val="clear" w:color="auto" w:fill="C0504D"/>
          </w:tcPr>
          <w:p w:rsidR="00BB71E9" w:rsidRPr="00A752AB" w:rsidRDefault="00BB71E9" w:rsidP="0027698B">
            <w:pPr>
              <w:rPr>
                <w:b/>
                <w:bCs/>
                <w:color w:val="FFFFFF"/>
                <w:lang w:val="ro-RO"/>
              </w:rPr>
            </w:pPr>
            <w:r w:rsidRPr="00A752AB">
              <w:rPr>
                <w:b/>
                <w:bCs/>
                <w:color w:val="FFFFFF"/>
                <w:lang w:val="ro-RO"/>
              </w:rPr>
              <w:t>Descriere (eticheta)</w:t>
            </w:r>
          </w:p>
        </w:tc>
        <w:tc>
          <w:tcPr>
            <w:tcW w:w="2430" w:type="dxa"/>
            <w:shd w:val="clear" w:color="auto" w:fill="C0504D"/>
          </w:tcPr>
          <w:p w:rsidR="00BB71E9" w:rsidRPr="00A752AB" w:rsidRDefault="00BB71E9" w:rsidP="0027698B">
            <w:pPr>
              <w:rPr>
                <w:b/>
                <w:bCs/>
                <w:color w:val="FFFFFF"/>
                <w:lang w:val="ro-RO"/>
              </w:rPr>
            </w:pPr>
            <w:r w:rsidRPr="00A752AB">
              <w:rPr>
                <w:b/>
                <w:bCs/>
                <w:color w:val="FFFFFF"/>
                <w:lang w:val="ro-RO"/>
              </w:rPr>
              <w:t>Tip de data, Lungime</w:t>
            </w:r>
          </w:p>
        </w:tc>
        <w:tc>
          <w:tcPr>
            <w:tcW w:w="2982" w:type="dxa"/>
            <w:shd w:val="clear" w:color="auto" w:fill="C0504D"/>
          </w:tcPr>
          <w:p w:rsidR="00BB71E9" w:rsidRPr="00A752AB" w:rsidRDefault="00BB71E9" w:rsidP="0027698B">
            <w:pPr>
              <w:rPr>
                <w:b/>
                <w:bCs/>
                <w:color w:val="FFFFFF"/>
                <w:lang w:val="ro-RO"/>
              </w:rPr>
            </w:pPr>
            <w:r w:rsidRPr="00A752AB">
              <w:rPr>
                <w:b/>
                <w:bCs/>
                <w:color w:val="FFFFFF"/>
                <w:lang w:val="ro-RO"/>
              </w:rPr>
              <w:t>Observatii</w:t>
            </w:r>
          </w:p>
        </w:tc>
      </w:tr>
      <w:tr w:rsidR="00BB71E9" w:rsidRPr="00A752AB" w:rsidTr="00015AD2">
        <w:tc>
          <w:tcPr>
            <w:tcW w:w="2332" w:type="dxa"/>
            <w:tcBorders>
              <w:top w:val="single" w:sz="8" w:space="0" w:color="C0504D"/>
              <w:left w:val="single" w:sz="8" w:space="0" w:color="C0504D"/>
              <w:bottom w:val="single" w:sz="8" w:space="0" w:color="C0504D"/>
            </w:tcBorders>
          </w:tcPr>
          <w:p w:rsidR="00BB71E9" w:rsidRPr="00A752AB" w:rsidRDefault="00BB71E9" w:rsidP="0027698B">
            <w:pPr>
              <w:rPr>
                <w:b/>
                <w:bCs/>
                <w:lang w:val="ro-RO"/>
              </w:rPr>
            </w:pPr>
            <w:r>
              <w:rPr>
                <w:b/>
                <w:bCs/>
                <w:lang w:val="ro-RO"/>
              </w:rPr>
              <w:t>idActivitateDistribuitor</w:t>
            </w:r>
          </w:p>
        </w:tc>
        <w:tc>
          <w:tcPr>
            <w:tcW w:w="2039" w:type="dxa"/>
            <w:tcBorders>
              <w:top w:val="single" w:sz="8" w:space="0" w:color="C0504D"/>
              <w:bottom w:val="single" w:sz="8" w:space="0" w:color="C0504D"/>
            </w:tcBorders>
          </w:tcPr>
          <w:p w:rsidR="00BB71E9" w:rsidRPr="00A752AB" w:rsidRDefault="00BB71E9" w:rsidP="0027698B">
            <w:pPr>
              <w:rPr>
                <w:lang w:val="ro-RO"/>
              </w:rPr>
            </w:pPr>
            <w:r w:rsidRPr="00A752AB">
              <w:rPr>
                <w:lang w:val="ro-RO"/>
              </w:rPr>
              <w:t>ID EMA</w:t>
            </w:r>
          </w:p>
        </w:tc>
        <w:tc>
          <w:tcPr>
            <w:tcW w:w="2430" w:type="dxa"/>
            <w:tcBorders>
              <w:top w:val="single" w:sz="8" w:space="0" w:color="C0504D"/>
              <w:bottom w:val="single" w:sz="8" w:space="0" w:color="C0504D"/>
            </w:tcBorders>
          </w:tcPr>
          <w:p w:rsidR="00BB71E9" w:rsidRPr="00A752AB" w:rsidRDefault="00BB71E9" w:rsidP="0027698B">
            <w:pPr>
              <w:rPr>
                <w:lang w:val="ro-RO"/>
              </w:rPr>
            </w:pPr>
            <w:r>
              <w:rPr>
                <w:lang w:val="ro-RO"/>
              </w:rPr>
              <w:t>bigint</w:t>
            </w:r>
          </w:p>
        </w:tc>
        <w:tc>
          <w:tcPr>
            <w:tcW w:w="2982" w:type="dxa"/>
            <w:tcBorders>
              <w:top w:val="single" w:sz="8" w:space="0" w:color="C0504D"/>
              <w:bottom w:val="single" w:sz="8" w:space="0" w:color="C0504D"/>
              <w:right w:val="single" w:sz="8" w:space="0" w:color="C0504D"/>
            </w:tcBorders>
          </w:tcPr>
          <w:p w:rsidR="00BB71E9" w:rsidRPr="00A752AB" w:rsidRDefault="00BB71E9" w:rsidP="0027698B">
            <w:pPr>
              <w:rPr>
                <w:lang w:val="ro-RO"/>
              </w:rPr>
            </w:pPr>
          </w:p>
        </w:tc>
      </w:tr>
      <w:tr w:rsidR="00BB71E9" w:rsidRPr="00A752AB" w:rsidTr="00015AD2">
        <w:tc>
          <w:tcPr>
            <w:tcW w:w="2332" w:type="dxa"/>
          </w:tcPr>
          <w:p w:rsidR="00BB71E9" w:rsidRPr="00A752AB" w:rsidRDefault="00BB71E9" w:rsidP="0027698B">
            <w:pPr>
              <w:rPr>
                <w:b/>
                <w:bCs/>
                <w:lang w:val="ro-RO"/>
              </w:rPr>
            </w:pPr>
            <w:r>
              <w:rPr>
                <w:b/>
                <w:bCs/>
                <w:lang w:val="ro-RO"/>
              </w:rPr>
              <w:t>codAgent</w:t>
            </w:r>
          </w:p>
        </w:tc>
        <w:tc>
          <w:tcPr>
            <w:tcW w:w="2039" w:type="dxa"/>
          </w:tcPr>
          <w:p w:rsidR="00BB71E9" w:rsidRPr="00A752AB" w:rsidRDefault="00BB71E9" w:rsidP="0027698B">
            <w:pPr>
              <w:rPr>
                <w:lang w:val="ro-RO"/>
              </w:rPr>
            </w:pPr>
            <w:r w:rsidRPr="00A752AB">
              <w:rPr>
                <w:lang w:val="ro-RO"/>
              </w:rPr>
              <w:t>Cod Agent Boromir</w:t>
            </w:r>
          </w:p>
        </w:tc>
        <w:tc>
          <w:tcPr>
            <w:tcW w:w="2430" w:type="dxa"/>
          </w:tcPr>
          <w:p w:rsidR="00BB71E9" w:rsidRPr="00A752AB" w:rsidRDefault="00BB71E9" w:rsidP="0027698B">
            <w:pPr>
              <w:rPr>
                <w:lang w:val="ro-RO"/>
              </w:rPr>
            </w:pPr>
            <w:r>
              <w:rPr>
                <w:lang w:val="ro-RO"/>
              </w:rPr>
              <w:t>Text(100)</w:t>
            </w:r>
          </w:p>
        </w:tc>
        <w:tc>
          <w:tcPr>
            <w:tcW w:w="2982" w:type="dxa"/>
          </w:tcPr>
          <w:p w:rsidR="00BB71E9" w:rsidRPr="00015AD2" w:rsidRDefault="005175C3" w:rsidP="0027698B">
            <w:pPr>
              <w:rPr>
                <w:b/>
                <w:lang w:val="ro-RO"/>
              </w:rPr>
            </w:pPr>
            <w:r w:rsidRPr="00015AD2">
              <w:rPr>
                <w:b/>
                <w:lang w:val="ro-RO"/>
              </w:rPr>
              <w:t xml:space="preserve"> Codul iScala al agentului</w:t>
            </w:r>
          </w:p>
        </w:tc>
      </w:tr>
      <w:tr w:rsidR="00BB71E9" w:rsidRPr="00A752AB" w:rsidTr="00015AD2">
        <w:tc>
          <w:tcPr>
            <w:tcW w:w="2332" w:type="dxa"/>
            <w:tcBorders>
              <w:top w:val="single" w:sz="8" w:space="0" w:color="C0504D"/>
              <w:left w:val="single" w:sz="8" w:space="0" w:color="C0504D"/>
              <w:bottom w:val="single" w:sz="8" w:space="0" w:color="C0504D"/>
            </w:tcBorders>
          </w:tcPr>
          <w:p w:rsidR="00BB71E9" w:rsidRPr="00A752AB" w:rsidRDefault="00BB71E9" w:rsidP="0027698B">
            <w:pPr>
              <w:rPr>
                <w:b/>
                <w:bCs/>
                <w:lang w:val="ro-RO"/>
              </w:rPr>
            </w:pPr>
            <w:r>
              <w:rPr>
                <w:b/>
                <w:bCs/>
                <w:lang w:val="ro-RO"/>
              </w:rPr>
              <w:t>codDistribuitor</w:t>
            </w:r>
          </w:p>
        </w:tc>
        <w:tc>
          <w:tcPr>
            <w:tcW w:w="2039" w:type="dxa"/>
            <w:tcBorders>
              <w:top w:val="single" w:sz="8" w:space="0" w:color="C0504D"/>
              <w:bottom w:val="single" w:sz="8" w:space="0" w:color="C0504D"/>
            </w:tcBorders>
          </w:tcPr>
          <w:p w:rsidR="00BB71E9" w:rsidRPr="00A752AB" w:rsidRDefault="00BB71E9" w:rsidP="0027698B">
            <w:pPr>
              <w:rPr>
                <w:lang w:val="ro-RO"/>
              </w:rPr>
            </w:pPr>
            <w:r w:rsidRPr="00A752AB">
              <w:rPr>
                <w:lang w:val="ro-RO"/>
              </w:rPr>
              <w:t xml:space="preserve">Cod </w:t>
            </w:r>
            <w:r w:rsidR="00015AD2">
              <w:rPr>
                <w:lang w:val="ro-RO"/>
              </w:rPr>
              <w:t xml:space="preserve">EMA </w:t>
            </w:r>
            <w:r w:rsidRPr="00A752AB">
              <w:rPr>
                <w:lang w:val="ro-RO"/>
              </w:rPr>
              <w:t>Distribuitor</w:t>
            </w:r>
          </w:p>
        </w:tc>
        <w:tc>
          <w:tcPr>
            <w:tcW w:w="2430" w:type="dxa"/>
            <w:tcBorders>
              <w:top w:val="single" w:sz="8" w:space="0" w:color="C0504D"/>
              <w:bottom w:val="single" w:sz="8" w:space="0" w:color="C0504D"/>
            </w:tcBorders>
          </w:tcPr>
          <w:p w:rsidR="00BB71E9" w:rsidRPr="00A752AB" w:rsidRDefault="00015AD2" w:rsidP="0027698B">
            <w:pPr>
              <w:rPr>
                <w:lang w:val="ro-RO"/>
              </w:rPr>
            </w:pPr>
            <w:r>
              <w:rPr>
                <w:lang w:val="ro-RO"/>
              </w:rPr>
              <w:t>bigint</w:t>
            </w:r>
          </w:p>
        </w:tc>
        <w:tc>
          <w:tcPr>
            <w:tcW w:w="2982" w:type="dxa"/>
            <w:tcBorders>
              <w:top w:val="single" w:sz="8" w:space="0" w:color="C0504D"/>
              <w:bottom w:val="single" w:sz="8" w:space="0" w:color="C0504D"/>
              <w:right w:val="single" w:sz="8" w:space="0" w:color="C0504D"/>
            </w:tcBorders>
          </w:tcPr>
          <w:p w:rsidR="00BB71E9" w:rsidRPr="00A752AB" w:rsidRDefault="000D4E1A" w:rsidP="00015AD2">
            <w:pPr>
              <w:rPr>
                <w:lang w:val="ro-RO"/>
              </w:rPr>
            </w:pPr>
            <w:r>
              <w:rPr>
                <w:lang w:val="ro-RO"/>
              </w:rPr>
              <w:t xml:space="preserve">Codul </w:t>
            </w:r>
            <w:r w:rsidR="00015AD2">
              <w:rPr>
                <w:lang w:val="ro-RO"/>
              </w:rPr>
              <w:t xml:space="preserve">EMA al </w:t>
            </w:r>
            <w:r>
              <w:rPr>
                <w:lang w:val="ro-RO"/>
              </w:rPr>
              <w:t>clientului direct</w:t>
            </w:r>
          </w:p>
        </w:tc>
      </w:tr>
      <w:tr w:rsidR="00015AD2" w:rsidRPr="00A752AB" w:rsidTr="00015AD2">
        <w:tc>
          <w:tcPr>
            <w:tcW w:w="2332" w:type="dxa"/>
          </w:tcPr>
          <w:p w:rsidR="00015AD2" w:rsidRPr="00A752AB" w:rsidRDefault="00015AD2" w:rsidP="0027698B">
            <w:pPr>
              <w:rPr>
                <w:b/>
                <w:bCs/>
                <w:lang w:val="ro-RO"/>
              </w:rPr>
            </w:pPr>
            <w:r>
              <w:rPr>
                <w:b/>
                <w:bCs/>
                <w:lang w:val="ro-RO"/>
              </w:rPr>
              <w:t>codClient</w:t>
            </w:r>
          </w:p>
        </w:tc>
        <w:tc>
          <w:tcPr>
            <w:tcW w:w="2039" w:type="dxa"/>
          </w:tcPr>
          <w:p w:rsidR="00015AD2" w:rsidRPr="00A752AB" w:rsidRDefault="00015AD2" w:rsidP="005175C3">
            <w:pPr>
              <w:rPr>
                <w:lang w:val="ro-RO"/>
              </w:rPr>
            </w:pPr>
            <w:r w:rsidRPr="00A752AB">
              <w:rPr>
                <w:lang w:val="ro-RO"/>
              </w:rPr>
              <w:t xml:space="preserve">Cod </w:t>
            </w:r>
            <w:r>
              <w:rPr>
                <w:lang w:val="ro-RO"/>
              </w:rPr>
              <w:t xml:space="preserve">EMA </w:t>
            </w:r>
            <w:r w:rsidRPr="00A752AB">
              <w:rPr>
                <w:lang w:val="ro-RO"/>
              </w:rPr>
              <w:t xml:space="preserve">Client </w:t>
            </w:r>
            <w:r>
              <w:rPr>
                <w:lang w:val="ro-RO"/>
              </w:rPr>
              <w:t xml:space="preserve">Indirect </w:t>
            </w:r>
          </w:p>
        </w:tc>
        <w:tc>
          <w:tcPr>
            <w:tcW w:w="2430" w:type="dxa"/>
          </w:tcPr>
          <w:p w:rsidR="00015AD2" w:rsidRPr="00A752AB" w:rsidRDefault="00015AD2" w:rsidP="0027698B">
            <w:pPr>
              <w:rPr>
                <w:lang w:val="ro-RO"/>
              </w:rPr>
            </w:pPr>
            <w:r>
              <w:rPr>
                <w:lang w:val="ro-RO"/>
              </w:rPr>
              <w:t>bigint</w:t>
            </w:r>
          </w:p>
        </w:tc>
        <w:tc>
          <w:tcPr>
            <w:tcW w:w="2982" w:type="dxa"/>
          </w:tcPr>
          <w:p w:rsidR="00015AD2" w:rsidRPr="00A752AB" w:rsidRDefault="00015AD2" w:rsidP="0027698B">
            <w:pPr>
              <w:rPr>
                <w:lang w:val="ro-RO"/>
              </w:rPr>
            </w:pPr>
            <w:r>
              <w:rPr>
                <w:lang w:val="ro-RO"/>
              </w:rPr>
              <w:t>Codul EMA al clientului indirect</w:t>
            </w:r>
          </w:p>
        </w:tc>
      </w:tr>
      <w:tr w:rsidR="00BB71E9" w:rsidRPr="00A752AB" w:rsidTr="00015AD2">
        <w:tc>
          <w:tcPr>
            <w:tcW w:w="2332" w:type="dxa"/>
            <w:tcBorders>
              <w:top w:val="single" w:sz="8" w:space="0" w:color="C0504D"/>
              <w:left w:val="single" w:sz="8" w:space="0" w:color="C0504D"/>
              <w:bottom w:val="single" w:sz="8" w:space="0" w:color="C0504D"/>
            </w:tcBorders>
          </w:tcPr>
          <w:p w:rsidR="00BB71E9" w:rsidRPr="00A752AB" w:rsidRDefault="00BB71E9" w:rsidP="0027698B">
            <w:pPr>
              <w:rPr>
                <w:b/>
                <w:bCs/>
                <w:lang w:val="ro-RO"/>
              </w:rPr>
            </w:pPr>
            <w:r>
              <w:rPr>
                <w:b/>
                <w:bCs/>
                <w:lang w:val="ro-RO"/>
              </w:rPr>
              <w:t>agentDistribuitor</w:t>
            </w:r>
          </w:p>
        </w:tc>
        <w:tc>
          <w:tcPr>
            <w:tcW w:w="2039" w:type="dxa"/>
            <w:tcBorders>
              <w:top w:val="single" w:sz="8" w:space="0" w:color="C0504D"/>
              <w:bottom w:val="single" w:sz="8" w:space="0" w:color="C0504D"/>
            </w:tcBorders>
          </w:tcPr>
          <w:p w:rsidR="00BB71E9" w:rsidRPr="00A752AB" w:rsidRDefault="00BB71E9" w:rsidP="0027698B">
            <w:pPr>
              <w:rPr>
                <w:lang w:val="ro-RO"/>
              </w:rPr>
            </w:pPr>
            <w:r w:rsidRPr="00A752AB">
              <w:rPr>
                <w:lang w:val="ro-RO"/>
              </w:rPr>
              <w:t>Agent Distribuitor</w:t>
            </w:r>
          </w:p>
        </w:tc>
        <w:tc>
          <w:tcPr>
            <w:tcW w:w="2430" w:type="dxa"/>
            <w:tcBorders>
              <w:top w:val="single" w:sz="8" w:space="0" w:color="C0504D"/>
              <w:bottom w:val="single" w:sz="8" w:space="0" w:color="C0504D"/>
            </w:tcBorders>
          </w:tcPr>
          <w:p w:rsidR="00BB71E9" w:rsidRPr="00A752AB" w:rsidRDefault="00BB71E9" w:rsidP="0027698B">
            <w:pPr>
              <w:rPr>
                <w:lang w:val="ro-RO"/>
              </w:rPr>
            </w:pPr>
            <w:r>
              <w:rPr>
                <w:lang w:val="ro-RO"/>
              </w:rPr>
              <w:t>Text(100)</w:t>
            </w:r>
          </w:p>
        </w:tc>
        <w:tc>
          <w:tcPr>
            <w:tcW w:w="2982" w:type="dxa"/>
            <w:tcBorders>
              <w:top w:val="single" w:sz="8" w:space="0" w:color="C0504D"/>
              <w:bottom w:val="single" w:sz="8" w:space="0" w:color="C0504D"/>
              <w:right w:val="single" w:sz="8" w:space="0" w:color="C0504D"/>
            </w:tcBorders>
          </w:tcPr>
          <w:p w:rsidR="00BB71E9" w:rsidRPr="00A752AB" w:rsidRDefault="005175C3" w:rsidP="0027698B">
            <w:pPr>
              <w:rPr>
                <w:lang w:val="ro-RO"/>
              </w:rPr>
            </w:pPr>
            <w:r>
              <w:rPr>
                <w:lang w:val="ro-RO"/>
              </w:rPr>
              <w:t>Text</w:t>
            </w:r>
          </w:p>
        </w:tc>
      </w:tr>
      <w:tr w:rsidR="00BB71E9" w:rsidRPr="00A752AB" w:rsidTr="00015AD2">
        <w:tc>
          <w:tcPr>
            <w:tcW w:w="2332" w:type="dxa"/>
          </w:tcPr>
          <w:p w:rsidR="00BB71E9" w:rsidRPr="00A752AB" w:rsidRDefault="00BB71E9" w:rsidP="0027698B">
            <w:pPr>
              <w:rPr>
                <w:b/>
                <w:bCs/>
                <w:lang w:val="ro-RO"/>
              </w:rPr>
            </w:pPr>
            <w:r>
              <w:rPr>
                <w:b/>
                <w:bCs/>
                <w:lang w:val="ro-RO"/>
              </w:rPr>
              <w:t>data</w:t>
            </w:r>
          </w:p>
        </w:tc>
        <w:tc>
          <w:tcPr>
            <w:tcW w:w="2039" w:type="dxa"/>
          </w:tcPr>
          <w:p w:rsidR="00BB71E9" w:rsidRPr="00A752AB" w:rsidRDefault="00BB71E9" w:rsidP="0027698B">
            <w:pPr>
              <w:rPr>
                <w:lang w:val="ro-RO"/>
              </w:rPr>
            </w:pPr>
            <w:r w:rsidRPr="00A752AB">
              <w:rPr>
                <w:lang w:val="ro-RO"/>
              </w:rPr>
              <w:t>Data &amp; Ora</w:t>
            </w:r>
          </w:p>
        </w:tc>
        <w:tc>
          <w:tcPr>
            <w:tcW w:w="2430" w:type="dxa"/>
          </w:tcPr>
          <w:p w:rsidR="00BB71E9" w:rsidRPr="00A752AB" w:rsidRDefault="00BB71E9" w:rsidP="0027698B">
            <w:pPr>
              <w:rPr>
                <w:lang w:val="ro-RO"/>
              </w:rPr>
            </w:pPr>
            <w:r>
              <w:rPr>
                <w:lang w:val="ro-RO"/>
              </w:rPr>
              <w:t>datetime</w:t>
            </w:r>
          </w:p>
        </w:tc>
        <w:tc>
          <w:tcPr>
            <w:tcW w:w="2982" w:type="dxa"/>
          </w:tcPr>
          <w:p w:rsidR="00BB71E9" w:rsidRPr="00A752AB" w:rsidRDefault="00BB71E9" w:rsidP="0027698B">
            <w:pPr>
              <w:rPr>
                <w:lang w:val="ro-RO"/>
              </w:rPr>
            </w:pPr>
          </w:p>
        </w:tc>
      </w:tr>
      <w:tr w:rsidR="00BB71E9" w:rsidRPr="00A752AB" w:rsidTr="00015AD2">
        <w:tc>
          <w:tcPr>
            <w:tcW w:w="2332" w:type="dxa"/>
            <w:tcBorders>
              <w:top w:val="single" w:sz="8" w:space="0" w:color="C0504D"/>
              <w:left w:val="single" w:sz="8" w:space="0" w:color="C0504D"/>
              <w:bottom w:val="single" w:sz="8" w:space="0" w:color="C0504D"/>
            </w:tcBorders>
          </w:tcPr>
          <w:p w:rsidR="00BB71E9" w:rsidRPr="00A752AB" w:rsidRDefault="00BB71E9" w:rsidP="0027698B">
            <w:pPr>
              <w:rPr>
                <w:b/>
                <w:bCs/>
                <w:lang w:val="ro-RO"/>
              </w:rPr>
            </w:pPr>
            <w:r>
              <w:rPr>
                <w:b/>
                <w:bCs/>
                <w:lang w:val="ro-RO"/>
              </w:rPr>
              <w:t>Ruta</w:t>
            </w:r>
          </w:p>
        </w:tc>
        <w:tc>
          <w:tcPr>
            <w:tcW w:w="2039" w:type="dxa"/>
            <w:tcBorders>
              <w:top w:val="single" w:sz="8" w:space="0" w:color="C0504D"/>
              <w:bottom w:val="single" w:sz="8" w:space="0" w:color="C0504D"/>
            </w:tcBorders>
          </w:tcPr>
          <w:p w:rsidR="00BB71E9" w:rsidRPr="00A752AB" w:rsidRDefault="00BB71E9" w:rsidP="0027698B">
            <w:pPr>
              <w:rPr>
                <w:lang w:val="ro-RO"/>
              </w:rPr>
            </w:pPr>
            <w:r w:rsidRPr="00A752AB">
              <w:rPr>
                <w:lang w:val="ro-RO"/>
              </w:rPr>
              <w:t>Ruta</w:t>
            </w:r>
          </w:p>
        </w:tc>
        <w:tc>
          <w:tcPr>
            <w:tcW w:w="2430" w:type="dxa"/>
            <w:tcBorders>
              <w:top w:val="single" w:sz="8" w:space="0" w:color="C0504D"/>
              <w:bottom w:val="single" w:sz="8" w:space="0" w:color="C0504D"/>
            </w:tcBorders>
          </w:tcPr>
          <w:p w:rsidR="00BB71E9" w:rsidRPr="00A752AB" w:rsidRDefault="00BB71E9" w:rsidP="0027698B">
            <w:pPr>
              <w:rPr>
                <w:lang w:val="ro-RO"/>
              </w:rPr>
            </w:pPr>
            <w:r>
              <w:rPr>
                <w:lang w:val="ro-RO"/>
              </w:rPr>
              <w:t>Text(8000)</w:t>
            </w:r>
          </w:p>
        </w:tc>
        <w:tc>
          <w:tcPr>
            <w:tcW w:w="2982" w:type="dxa"/>
            <w:tcBorders>
              <w:top w:val="single" w:sz="8" w:space="0" w:color="C0504D"/>
              <w:bottom w:val="single" w:sz="8" w:space="0" w:color="C0504D"/>
              <w:right w:val="single" w:sz="8" w:space="0" w:color="C0504D"/>
            </w:tcBorders>
          </w:tcPr>
          <w:p w:rsidR="00BB71E9" w:rsidRPr="00A752AB" w:rsidRDefault="00BB71E9" w:rsidP="0027698B">
            <w:pPr>
              <w:rPr>
                <w:lang w:val="ro-RO"/>
              </w:rPr>
            </w:pPr>
          </w:p>
        </w:tc>
      </w:tr>
    </w:tbl>
    <w:p w:rsidR="00BB71E9" w:rsidRPr="00A00113" w:rsidRDefault="00BB71E9" w:rsidP="00173BF8">
      <w:pPr>
        <w:rPr>
          <w:szCs w:val="22"/>
          <w:lang w:val="ro-RO"/>
        </w:rPr>
      </w:pPr>
    </w:p>
    <w:p w:rsidR="00173BF8" w:rsidRDefault="00173BF8" w:rsidP="00173BF8">
      <w:pPr>
        <w:ind w:left="720"/>
        <w:rPr>
          <w:lang w:val="ro-RO"/>
        </w:rPr>
      </w:pPr>
    </w:p>
    <w:p w:rsidR="00173BF8" w:rsidRDefault="00DB3634" w:rsidP="00DB3634">
      <w:pPr>
        <w:pStyle w:val="Heading3"/>
      </w:pPr>
      <w:bookmarkStart w:id="68" w:name="_Toc275250494"/>
      <w:r>
        <w:t>Detalii vizita la client (prezenta la raft &amp; comanda)</w:t>
      </w:r>
      <w:bookmarkEnd w:id="68"/>
    </w:p>
    <w:p w:rsidR="00173BF8" w:rsidRDefault="00173BF8" w:rsidP="00173BF8">
      <w:pPr>
        <w:rPr>
          <w:lang w:val="en-GB"/>
        </w:rPr>
      </w:pPr>
    </w:p>
    <w:p w:rsidR="00173BF8" w:rsidRDefault="00173BF8" w:rsidP="00173BF8">
      <w:pPr>
        <w:rPr>
          <w:szCs w:val="22"/>
          <w:lang w:val="ro-RO"/>
        </w:rPr>
      </w:pPr>
      <w:r w:rsidRPr="00544676">
        <w:rPr>
          <w:szCs w:val="22"/>
          <w:lang w:val="ro-RO"/>
        </w:rPr>
        <w:t xml:space="preserve">Contine detaliile informatiilor legate de vizita la clientul </w:t>
      </w:r>
      <w:r w:rsidR="00DB3634" w:rsidRPr="00544676">
        <w:rPr>
          <w:szCs w:val="22"/>
          <w:lang w:val="ro-RO"/>
        </w:rPr>
        <w:t>final</w:t>
      </w:r>
      <w:r w:rsidRPr="00544676">
        <w:rPr>
          <w:szCs w:val="22"/>
          <w:lang w:val="ro-RO"/>
        </w:rPr>
        <w:t xml:space="preserve"> (prezent</w:t>
      </w:r>
      <w:r w:rsidR="00DB3634" w:rsidRPr="00544676">
        <w:rPr>
          <w:szCs w:val="22"/>
          <w:lang w:val="ro-RO"/>
        </w:rPr>
        <w:t>a</w:t>
      </w:r>
      <w:r w:rsidR="00A00113">
        <w:rPr>
          <w:szCs w:val="22"/>
          <w:lang w:val="ro-RO"/>
        </w:rPr>
        <w:t xml:space="preserve"> pe raft, cantitate comandata).</w:t>
      </w:r>
    </w:p>
    <w:p w:rsidR="00BB71E9" w:rsidRDefault="00BB71E9" w:rsidP="00173BF8">
      <w:pPr>
        <w:rPr>
          <w:szCs w:val="22"/>
          <w:lang w:val="ro-RO"/>
        </w:rPr>
      </w:pPr>
    </w:p>
    <w:tbl>
      <w:tblPr>
        <w:tblW w:w="0" w:type="auto"/>
        <w:tblBorders>
          <w:top w:val="single" w:sz="8" w:space="0" w:color="C0504D"/>
          <w:left w:val="single" w:sz="8" w:space="0" w:color="C0504D"/>
          <w:bottom w:val="single" w:sz="8" w:space="0" w:color="C0504D"/>
          <w:right w:val="single" w:sz="8" w:space="0" w:color="C0504D"/>
        </w:tblBorders>
        <w:tblLook w:val="04A0"/>
      </w:tblPr>
      <w:tblGrid>
        <w:gridCol w:w="2344"/>
        <w:gridCol w:w="2040"/>
        <w:gridCol w:w="2417"/>
        <w:gridCol w:w="2982"/>
      </w:tblGrid>
      <w:tr w:rsidR="00BB71E9" w:rsidRPr="00A752AB" w:rsidTr="003F131E">
        <w:tc>
          <w:tcPr>
            <w:tcW w:w="2344" w:type="dxa"/>
            <w:shd w:val="clear" w:color="auto" w:fill="C0504D"/>
          </w:tcPr>
          <w:p w:rsidR="00BB71E9" w:rsidRPr="00A752AB" w:rsidRDefault="00BB71E9" w:rsidP="0027698B">
            <w:pPr>
              <w:rPr>
                <w:b/>
                <w:bCs/>
                <w:color w:val="FFFFFF"/>
                <w:lang w:val="ro-RO"/>
              </w:rPr>
            </w:pPr>
            <w:r w:rsidRPr="00A752AB">
              <w:rPr>
                <w:b/>
                <w:bCs/>
                <w:color w:val="FFFFFF"/>
                <w:lang w:val="ro-RO"/>
              </w:rPr>
              <w:t>Denumire Camp</w:t>
            </w:r>
          </w:p>
        </w:tc>
        <w:tc>
          <w:tcPr>
            <w:tcW w:w="2040" w:type="dxa"/>
            <w:shd w:val="clear" w:color="auto" w:fill="C0504D"/>
          </w:tcPr>
          <w:p w:rsidR="00BB71E9" w:rsidRPr="00A752AB" w:rsidRDefault="00BB71E9" w:rsidP="0027698B">
            <w:pPr>
              <w:rPr>
                <w:b/>
                <w:bCs/>
                <w:color w:val="FFFFFF"/>
                <w:lang w:val="ro-RO"/>
              </w:rPr>
            </w:pPr>
            <w:r w:rsidRPr="00A752AB">
              <w:rPr>
                <w:b/>
                <w:bCs/>
                <w:color w:val="FFFFFF"/>
                <w:lang w:val="ro-RO"/>
              </w:rPr>
              <w:t>Descriere (eticheta)</w:t>
            </w:r>
          </w:p>
        </w:tc>
        <w:tc>
          <w:tcPr>
            <w:tcW w:w="2417" w:type="dxa"/>
            <w:shd w:val="clear" w:color="auto" w:fill="C0504D"/>
          </w:tcPr>
          <w:p w:rsidR="00BB71E9" w:rsidRPr="00A752AB" w:rsidRDefault="00BB71E9" w:rsidP="0027698B">
            <w:pPr>
              <w:rPr>
                <w:b/>
                <w:bCs/>
                <w:color w:val="FFFFFF"/>
                <w:lang w:val="ro-RO"/>
              </w:rPr>
            </w:pPr>
            <w:r w:rsidRPr="00A752AB">
              <w:rPr>
                <w:b/>
                <w:bCs/>
                <w:color w:val="FFFFFF"/>
                <w:lang w:val="ro-RO"/>
              </w:rPr>
              <w:t>Tip de data, Lungime</w:t>
            </w:r>
          </w:p>
        </w:tc>
        <w:tc>
          <w:tcPr>
            <w:tcW w:w="2982" w:type="dxa"/>
            <w:shd w:val="clear" w:color="auto" w:fill="C0504D"/>
          </w:tcPr>
          <w:p w:rsidR="00BB71E9" w:rsidRPr="00A752AB" w:rsidRDefault="00BB71E9" w:rsidP="0027698B">
            <w:pPr>
              <w:rPr>
                <w:b/>
                <w:bCs/>
                <w:color w:val="FFFFFF"/>
                <w:lang w:val="ro-RO"/>
              </w:rPr>
            </w:pPr>
            <w:r w:rsidRPr="00A752AB">
              <w:rPr>
                <w:b/>
                <w:bCs/>
                <w:color w:val="FFFFFF"/>
                <w:lang w:val="ro-RO"/>
              </w:rPr>
              <w:t>Observatii</w:t>
            </w:r>
          </w:p>
        </w:tc>
      </w:tr>
      <w:tr w:rsidR="00BB71E9" w:rsidRPr="00A752AB" w:rsidTr="003F131E">
        <w:tc>
          <w:tcPr>
            <w:tcW w:w="2344" w:type="dxa"/>
            <w:tcBorders>
              <w:top w:val="single" w:sz="8" w:space="0" w:color="C0504D"/>
              <w:left w:val="single" w:sz="8" w:space="0" w:color="C0504D"/>
              <w:bottom w:val="single" w:sz="8" w:space="0" w:color="C0504D"/>
            </w:tcBorders>
          </w:tcPr>
          <w:p w:rsidR="00BB71E9" w:rsidRPr="00A752AB" w:rsidRDefault="00BB71E9" w:rsidP="0027698B">
            <w:pPr>
              <w:rPr>
                <w:b/>
                <w:bCs/>
                <w:lang w:val="ro-RO"/>
              </w:rPr>
            </w:pPr>
            <w:r>
              <w:rPr>
                <w:b/>
                <w:bCs/>
                <w:lang w:val="ro-RO"/>
              </w:rPr>
              <w:t>idActivitateDistribuitor</w:t>
            </w:r>
          </w:p>
        </w:tc>
        <w:tc>
          <w:tcPr>
            <w:tcW w:w="2040" w:type="dxa"/>
            <w:tcBorders>
              <w:top w:val="single" w:sz="8" w:space="0" w:color="C0504D"/>
              <w:bottom w:val="single" w:sz="8" w:space="0" w:color="C0504D"/>
            </w:tcBorders>
          </w:tcPr>
          <w:p w:rsidR="00BB71E9" w:rsidRPr="00A752AB" w:rsidRDefault="00BB71E9" w:rsidP="0027698B">
            <w:pPr>
              <w:rPr>
                <w:lang w:val="ro-RO"/>
              </w:rPr>
            </w:pPr>
            <w:r w:rsidRPr="00A752AB">
              <w:rPr>
                <w:lang w:val="ro-RO"/>
              </w:rPr>
              <w:t>Activitate Client</w:t>
            </w:r>
          </w:p>
        </w:tc>
        <w:tc>
          <w:tcPr>
            <w:tcW w:w="2417" w:type="dxa"/>
            <w:tcBorders>
              <w:top w:val="single" w:sz="8" w:space="0" w:color="C0504D"/>
              <w:bottom w:val="single" w:sz="8" w:space="0" w:color="C0504D"/>
            </w:tcBorders>
          </w:tcPr>
          <w:p w:rsidR="00BB71E9" w:rsidRPr="00A752AB" w:rsidRDefault="00BB71E9" w:rsidP="0027698B">
            <w:pPr>
              <w:rPr>
                <w:lang w:val="ro-RO"/>
              </w:rPr>
            </w:pPr>
            <w:r>
              <w:rPr>
                <w:lang w:val="ro-RO"/>
              </w:rPr>
              <w:t>bigint</w:t>
            </w:r>
          </w:p>
        </w:tc>
        <w:tc>
          <w:tcPr>
            <w:tcW w:w="2982" w:type="dxa"/>
            <w:tcBorders>
              <w:top w:val="single" w:sz="8" w:space="0" w:color="C0504D"/>
              <w:bottom w:val="single" w:sz="8" w:space="0" w:color="C0504D"/>
              <w:right w:val="single" w:sz="8" w:space="0" w:color="C0504D"/>
            </w:tcBorders>
          </w:tcPr>
          <w:p w:rsidR="00BB71E9" w:rsidRPr="00A752AB" w:rsidRDefault="00BB71E9" w:rsidP="0027698B">
            <w:pPr>
              <w:rPr>
                <w:lang w:val="ro-RO"/>
              </w:rPr>
            </w:pPr>
            <w:r w:rsidRPr="00A752AB">
              <w:rPr>
                <w:lang w:val="ro-RO"/>
              </w:rPr>
              <w:t>Legatura cu tabela de vizita client indirect</w:t>
            </w:r>
          </w:p>
        </w:tc>
      </w:tr>
      <w:tr w:rsidR="003F131E" w:rsidRPr="00A752AB" w:rsidTr="003F131E">
        <w:tc>
          <w:tcPr>
            <w:tcW w:w="2344" w:type="dxa"/>
          </w:tcPr>
          <w:p w:rsidR="003F131E" w:rsidRPr="00A752AB" w:rsidRDefault="003F131E" w:rsidP="0027698B">
            <w:pPr>
              <w:rPr>
                <w:b/>
                <w:bCs/>
                <w:lang w:val="ro-RO"/>
              </w:rPr>
            </w:pPr>
            <w:r>
              <w:rPr>
                <w:b/>
                <w:bCs/>
                <w:lang w:val="ro-RO"/>
              </w:rPr>
              <w:t>codProdus</w:t>
            </w:r>
          </w:p>
        </w:tc>
        <w:tc>
          <w:tcPr>
            <w:tcW w:w="2040" w:type="dxa"/>
          </w:tcPr>
          <w:p w:rsidR="003F131E" w:rsidRPr="00A752AB" w:rsidRDefault="003F131E" w:rsidP="0027698B">
            <w:pPr>
              <w:rPr>
                <w:lang w:val="ro-RO"/>
              </w:rPr>
            </w:pPr>
            <w:r w:rsidRPr="00A752AB">
              <w:rPr>
                <w:lang w:val="ro-RO"/>
              </w:rPr>
              <w:t>Cod Produs</w:t>
            </w:r>
          </w:p>
        </w:tc>
        <w:tc>
          <w:tcPr>
            <w:tcW w:w="2417" w:type="dxa"/>
          </w:tcPr>
          <w:p w:rsidR="003F131E" w:rsidRPr="00A752AB" w:rsidRDefault="003F131E" w:rsidP="0027698B">
            <w:pPr>
              <w:rPr>
                <w:lang w:val="ro-RO"/>
              </w:rPr>
            </w:pPr>
            <w:r>
              <w:rPr>
                <w:lang w:val="ro-RO"/>
              </w:rPr>
              <w:t>bigint</w:t>
            </w:r>
          </w:p>
        </w:tc>
        <w:tc>
          <w:tcPr>
            <w:tcW w:w="2982" w:type="dxa"/>
          </w:tcPr>
          <w:p w:rsidR="003F131E" w:rsidRPr="00A752AB" w:rsidRDefault="003F131E" w:rsidP="0027698B">
            <w:pPr>
              <w:rPr>
                <w:lang w:val="ro-RO"/>
              </w:rPr>
            </w:pPr>
            <w:r>
              <w:rPr>
                <w:b/>
                <w:bCs/>
                <w:lang w:val="ro-RO"/>
              </w:rPr>
              <w:t>Cod EMA (idProdus)</w:t>
            </w:r>
          </w:p>
        </w:tc>
      </w:tr>
      <w:tr w:rsidR="00BB71E9" w:rsidRPr="00A752AB" w:rsidTr="003F131E">
        <w:tc>
          <w:tcPr>
            <w:tcW w:w="2344" w:type="dxa"/>
            <w:tcBorders>
              <w:top w:val="single" w:sz="8" w:space="0" w:color="C0504D"/>
              <w:left w:val="single" w:sz="8" w:space="0" w:color="C0504D"/>
              <w:bottom w:val="single" w:sz="8" w:space="0" w:color="C0504D"/>
            </w:tcBorders>
          </w:tcPr>
          <w:p w:rsidR="00BB71E9" w:rsidRPr="00A752AB" w:rsidRDefault="00BB71E9" w:rsidP="0027698B">
            <w:pPr>
              <w:rPr>
                <w:b/>
                <w:bCs/>
                <w:lang w:val="ro-RO"/>
              </w:rPr>
            </w:pPr>
            <w:r>
              <w:rPr>
                <w:b/>
                <w:bCs/>
                <w:lang w:val="ro-RO"/>
              </w:rPr>
              <w:t>prezentaLaRaft</w:t>
            </w:r>
          </w:p>
        </w:tc>
        <w:tc>
          <w:tcPr>
            <w:tcW w:w="2040" w:type="dxa"/>
            <w:tcBorders>
              <w:top w:val="single" w:sz="8" w:space="0" w:color="C0504D"/>
              <w:bottom w:val="single" w:sz="8" w:space="0" w:color="C0504D"/>
            </w:tcBorders>
          </w:tcPr>
          <w:p w:rsidR="00BB71E9" w:rsidRPr="00A752AB" w:rsidRDefault="00BB71E9" w:rsidP="0027698B">
            <w:pPr>
              <w:rPr>
                <w:lang w:val="ro-RO"/>
              </w:rPr>
            </w:pPr>
            <w:r w:rsidRPr="00A752AB">
              <w:rPr>
                <w:lang w:val="ro-RO"/>
              </w:rPr>
              <w:t>Prezent pe Raft</w:t>
            </w:r>
          </w:p>
        </w:tc>
        <w:tc>
          <w:tcPr>
            <w:tcW w:w="2417" w:type="dxa"/>
            <w:tcBorders>
              <w:top w:val="single" w:sz="8" w:space="0" w:color="C0504D"/>
              <w:bottom w:val="single" w:sz="8" w:space="0" w:color="C0504D"/>
            </w:tcBorders>
          </w:tcPr>
          <w:p w:rsidR="00BB71E9" w:rsidRPr="00A752AB" w:rsidRDefault="00BB71E9" w:rsidP="0027698B">
            <w:pPr>
              <w:rPr>
                <w:lang w:val="ro-RO"/>
              </w:rPr>
            </w:pPr>
            <w:r w:rsidRPr="00A752AB">
              <w:rPr>
                <w:lang w:val="ro-RO"/>
              </w:rPr>
              <w:t>Da/Nu</w:t>
            </w:r>
          </w:p>
        </w:tc>
        <w:tc>
          <w:tcPr>
            <w:tcW w:w="2982" w:type="dxa"/>
            <w:tcBorders>
              <w:top w:val="single" w:sz="8" w:space="0" w:color="C0504D"/>
              <w:bottom w:val="single" w:sz="8" w:space="0" w:color="C0504D"/>
              <w:right w:val="single" w:sz="8" w:space="0" w:color="C0504D"/>
            </w:tcBorders>
          </w:tcPr>
          <w:p w:rsidR="00BB71E9" w:rsidRPr="00A752AB" w:rsidRDefault="00BB71E9" w:rsidP="0027698B">
            <w:pPr>
              <w:rPr>
                <w:lang w:val="ro-RO"/>
              </w:rPr>
            </w:pPr>
          </w:p>
        </w:tc>
      </w:tr>
      <w:tr w:rsidR="00BB71E9" w:rsidRPr="00A752AB" w:rsidTr="003F131E">
        <w:tc>
          <w:tcPr>
            <w:tcW w:w="2344" w:type="dxa"/>
          </w:tcPr>
          <w:p w:rsidR="00BB71E9" w:rsidRPr="00A752AB" w:rsidRDefault="00BB71E9" w:rsidP="0027698B">
            <w:pPr>
              <w:rPr>
                <w:b/>
                <w:bCs/>
                <w:lang w:val="ro-RO"/>
              </w:rPr>
            </w:pPr>
            <w:r>
              <w:rPr>
                <w:b/>
                <w:bCs/>
                <w:lang w:val="ro-RO"/>
              </w:rPr>
              <w:t>cantitate</w:t>
            </w:r>
          </w:p>
        </w:tc>
        <w:tc>
          <w:tcPr>
            <w:tcW w:w="2040" w:type="dxa"/>
          </w:tcPr>
          <w:p w:rsidR="00BB71E9" w:rsidRPr="00A752AB" w:rsidRDefault="00BB71E9" w:rsidP="0027698B">
            <w:pPr>
              <w:rPr>
                <w:lang w:val="ro-RO"/>
              </w:rPr>
            </w:pPr>
            <w:r w:rsidRPr="00A752AB">
              <w:rPr>
                <w:lang w:val="ro-RO"/>
              </w:rPr>
              <w:t>Cantitate Comandata</w:t>
            </w:r>
          </w:p>
        </w:tc>
        <w:tc>
          <w:tcPr>
            <w:tcW w:w="2417" w:type="dxa"/>
          </w:tcPr>
          <w:p w:rsidR="00BB71E9" w:rsidRPr="00A752AB" w:rsidRDefault="00BB71E9" w:rsidP="0027698B">
            <w:pPr>
              <w:rPr>
                <w:lang w:val="ro-RO"/>
              </w:rPr>
            </w:pPr>
            <w:r w:rsidRPr="00A752AB">
              <w:rPr>
                <w:lang w:val="ro-RO"/>
              </w:rPr>
              <w:t>Double</w:t>
            </w:r>
          </w:p>
        </w:tc>
        <w:tc>
          <w:tcPr>
            <w:tcW w:w="2982" w:type="dxa"/>
          </w:tcPr>
          <w:p w:rsidR="00BB71E9" w:rsidRPr="00A752AB" w:rsidRDefault="00BB71E9" w:rsidP="0027698B">
            <w:pPr>
              <w:rPr>
                <w:lang w:val="ro-RO"/>
              </w:rPr>
            </w:pPr>
          </w:p>
        </w:tc>
      </w:tr>
    </w:tbl>
    <w:p w:rsidR="008760B2" w:rsidRDefault="008760B2" w:rsidP="008760B2">
      <w:pPr>
        <w:rPr>
          <w:lang w:val="ro-RO"/>
        </w:rPr>
      </w:pPr>
    </w:p>
    <w:p w:rsidR="00173BF8" w:rsidRDefault="008760B2" w:rsidP="008760B2">
      <w:pPr>
        <w:rPr>
          <w:lang w:val="ro-RO"/>
        </w:rPr>
      </w:pPr>
      <w:r>
        <w:rPr>
          <w:lang w:val="ro-RO"/>
        </w:rPr>
        <w:t>Pe baza acestor detalii se vor putea realiza analize despre produsele listate sau nu la clientii finali precum si cota de prezenta in piata.</w:t>
      </w:r>
    </w:p>
    <w:p w:rsidR="00CB157C" w:rsidRDefault="00CB157C" w:rsidP="008760B2">
      <w:pPr>
        <w:rPr>
          <w:noProof/>
          <w:color w:val="000000"/>
          <w:lang w:val="ro-RO"/>
        </w:rPr>
      </w:pPr>
    </w:p>
    <w:p w:rsidR="00680179" w:rsidRDefault="00680179" w:rsidP="00680179">
      <w:pPr>
        <w:pStyle w:val="Heading3"/>
        <w:rPr>
          <w:noProof/>
        </w:rPr>
      </w:pPr>
      <w:bookmarkStart w:id="69" w:name="_Toc275250495"/>
      <w:r>
        <w:rPr>
          <w:noProof/>
        </w:rPr>
        <w:lastRenderedPageBreak/>
        <w:t>Prezenta la raft a competitiei</w:t>
      </w:r>
      <w:bookmarkEnd w:id="69"/>
    </w:p>
    <w:p w:rsidR="00680179" w:rsidRPr="007D2FFF" w:rsidRDefault="00680179" w:rsidP="00680179">
      <w:pPr>
        <w:rPr>
          <w:noProof/>
          <w:lang w:val="ro-RO"/>
        </w:rPr>
      </w:pPr>
      <w:r w:rsidRPr="007D2FFF">
        <w:rPr>
          <w:noProof/>
          <w:lang w:val="ro-RO"/>
        </w:rPr>
        <w:tab/>
      </w:r>
    </w:p>
    <w:p w:rsidR="00680179" w:rsidRDefault="00680179" w:rsidP="00680179">
      <w:pPr>
        <w:rPr>
          <w:noProof/>
          <w:lang w:val="ro-RO"/>
        </w:rPr>
      </w:pPr>
      <w:r>
        <w:rPr>
          <w:noProof/>
          <w:lang w:val="ro-RO"/>
        </w:rPr>
        <w:t xml:space="preserve">In </w:t>
      </w:r>
      <w:r w:rsidRPr="007D2FFF">
        <w:rPr>
          <w:noProof/>
          <w:lang w:val="ro-RO"/>
        </w:rPr>
        <w:t>viitor se v</w:t>
      </w:r>
      <w:r>
        <w:rPr>
          <w:noProof/>
          <w:lang w:val="ro-RO"/>
        </w:rPr>
        <w:t>or</w:t>
      </w:r>
      <w:r w:rsidRPr="007D2FFF">
        <w:rPr>
          <w:noProof/>
          <w:lang w:val="ro-RO"/>
        </w:rPr>
        <w:t xml:space="preserve"> colecta </w:t>
      </w:r>
      <w:r>
        <w:rPr>
          <w:noProof/>
          <w:lang w:val="ro-RO"/>
        </w:rPr>
        <w:t xml:space="preserve">de catre agenti informatii vis a vis de </w:t>
      </w:r>
      <w:r w:rsidRPr="007D2FFF">
        <w:rPr>
          <w:noProof/>
          <w:lang w:val="ro-RO"/>
        </w:rPr>
        <w:t xml:space="preserve">prezenta </w:t>
      </w:r>
      <w:r>
        <w:rPr>
          <w:noProof/>
          <w:lang w:val="ro-RO"/>
        </w:rPr>
        <w:t xml:space="preserve">pe raft a </w:t>
      </w:r>
      <w:r w:rsidRPr="007D2FFF">
        <w:rPr>
          <w:noProof/>
          <w:lang w:val="ro-RO"/>
        </w:rPr>
        <w:t>competititei</w:t>
      </w:r>
      <w:r>
        <w:rPr>
          <w:noProof/>
          <w:lang w:val="ro-RO"/>
        </w:rPr>
        <w:t>.</w:t>
      </w:r>
      <w:r w:rsidR="00096A6B">
        <w:rPr>
          <w:noProof/>
          <w:lang w:val="ro-RO"/>
        </w:rPr>
        <w:t xml:space="preserve"> In acest moment in EMA nu este implementata aceasta functionalitate.</w:t>
      </w:r>
    </w:p>
    <w:p w:rsidR="00680179" w:rsidRDefault="00680179" w:rsidP="00680179">
      <w:pPr>
        <w:rPr>
          <w:noProof/>
          <w:lang w:val="ro-RO"/>
        </w:rPr>
      </w:pPr>
      <w:r>
        <w:rPr>
          <w:noProof/>
          <w:lang w:val="ro-RO"/>
        </w:rPr>
        <w:t>Acest detaliu va fi structurat astfel:</w:t>
      </w:r>
    </w:p>
    <w:p w:rsidR="00680179" w:rsidRPr="007D2FFF" w:rsidRDefault="00680179" w:rsidP="00680179">
      <w:pPr>
        <w:rPr>
          <w:noProof/>
          <w:lang w:val="ro-RO"/>
        </w:rPr>
      </w:pPr>
      <w:r w:rsidRPr="007D2FFF">
        <w:rPr>
          <w:noProof/>
          <w:lang w:val="ro-RO"/>
        </w:rPr>
        <w:tab/>
      </w:r>
    </w:p>
    <w:tbl>
      <w:tblPr>
        <w:tblW w:w="0" w:type="auto"/>
        <w:tblBorders>
          <w:top w:val="single" w:sz="8" w:space="0" w:color="C0504D"/>
          <w:left w:val="single" w:sz="8" w:space="0" w:color="C0504D"/>
          <w:bottom w:val="single" w:sz="8" w:space="0" w:color="C0504D"/>
          <w:right w:val="single" w:sz="8" w:space="0" w:color="C0504D"/>
        </w:tblBorders>
        <w:tblLook w:val="04A0"/>
      </w:tblPr>
      <w:tblGrid>
        <w:gridCol w:w="828"/>
        <w:gridCol w:w="3690"/>
        <w:gridCol w:w="5265"/>
      </w:tblGrid>
      <w:tr w:rsidR="00680179" w:rsidRPr="00173BF8" w:rsidTr="001A0386">
        <w:trPr>
          <w:tblHeader/>
        </w:trPr>
        <w:tc>
          <w:tcPr>
            <w:tcW w:w="828" w:type="dxa"/>
            <w:shd w:val="clear" w:color="auto" w:fill="C0504D"/>
          </w:tcPr>
          <w:p w:rsidR="00680179" w:rsidRPr="00173BF8" w:rsidRDefault="00680179" w:rsidP="005867FD">
            <w:pPr>
              <w:rPr>
                <w:b/>
                <w:bCs/>
                <w:noProof/>
                <w:color w:val="FFFFFF"/>
                <w:lang w:val="ro-RO"/>
              </w:rPr>
            </w:pPr>
            <w:r w:rsidRPr="00173BF8">
              <w:rPr>
                <w:b/>
                <w:bCs/>
                <w:noProof/>
                <w:color w:val="FFFFFF"/>
                <w:lang w:val="ro-RO"/>
              </w:rPr>
              <w:t>Ref</w:t>
            </w:r>
          </w:p>
        </w:tc>
        <w:tc>
          <w:tcPr>
            <w:tcW w:w="3690" w:type="dxa"/>
            <w:shd w:val="clear" w:color="auto" w:fill="C0504D"/>
          </w:tcPr>
          <w:p w:rsidR="00680179" w:rsidRPr="00173BF8" w:rsidRDefault="00680179" w:rsidP="005867FD">
            <w:pPr>
              <w:rPr>
                <w:b/>
                <w:bCs/>
                <w:noProof/>
                <w:color w:val="FFFFFF"/>
                <w:lang w:val="ro-RO"/>
              </w:rPr>
            </w:pPr>
            <w:r w:rsidRPr="00173BF8">
              <w:rPr>
                <w:b/>
                <w:bCs/>
                <w:noProof/>
                <w:color w:val="FFFFFF"/>
                <w:lang w:val="ro-RO"/>
              </w:rPr>
              <w:t>Nume Camp</w:t>
            </w:r>
          </w:p>
        </w:tc>
        <w:tc>
          <w:tcPr>
            <w:tcW w:w="5265" w:type="dxa"/>
            <w:shd w:val="clear" w:color="auto" w:fill="C0504D"/>
          </w:tcPr>
          <w:p w:rsidR="00680179" w:rsidRPr="00173BF8" w:rsidRDefault="00680179" w:rsidP="005867FD">
            <w:pPr>
              <w:rPr>
                <w:b/>
                <w:bCs/>
                <w:noProof/>
                <w:color w:val="FFFFFF"/>
                <w:lang w:val="ro-RO"/>
              </w:rPr>
            </w:pPr>
            <w:r w:rsidRPr="00173BF8">
              <w:rPr>
                <w:b/>
                <w:bCs/>
                <w:noProof/>
                <w:color w:val="FFFFFF"/>
                <w:lang w:val="ro-RO"/>
              </w:rPr>
              <w:t>Observatii</w:t>
            </w:r>
          </w:p>
        </w:tc>
      </w:tr>
      <w:tr w:rsidR="00680179" w:rsidRPr="00173BF8" w:rsidTr="005867FD">
        <w:tc>
          <w:tcPr>
            <w:tcW w:w="828" w:type="dxa"/>
            <w:tcBorders>
              <w:top w:val="single" w:sz="8" w:space="0" w:color="C0504D"/>
              <w:left w:val="single" w:sz="8" w:space="0" w:color="C0504D"/>
              <w:bottom w:val="single" w:sz="8" w:space="0" w:color="C0504D"/>
            </w:tcBorders>
          </w:tcPr>
          <w:p w:rsidR="00680179" w:rsidRPr="00173BF8" w:rsidRDefault="00680179" w:rsidP="005867FD">
            <w:pPr>
              <w:numPr>
                <w:ilvl w:val="0"/>
                <w:numId w:val="24"/>
              </w:numPr>
              <w:rPr>
                <w:b/>
                <w:bCs/>
                <w:noProof/>
                <w:lang w:val="ro-RO"/>
              </w:rPr>
            </w:pPr>
          </w:p>
        </w:tc>
        <w:tc>
          <w:tcPr>
            <w:tcW w:w="3690" w:type="dxa"/>
            <w:tcBorders>
              <w:top w:val="single" w:sz="8" w:space="0" w:color="C0504D"/>
              <w:bottom w:val="single" w:sz="8" w:space="0" w:color="C0504D"/>
            </w:tcBorders>
          </w:tcPr>
          <w:p w:rsidR="00680179" w:rsidRPr="00173BF8" w:rsidRDefault="00680179" w:rsidP="005867FD">
            <w:pPr>
              <w:rPr>
                <w:noProof/>
                <w:color w:val="000000"/>
                <w:lang w:val="ro-RO"/>
              </w:rPr>
            </w:pPr>
            <w:r>
              <w:rPr>
                <w:noProof/>
                <w:color w:val="000000"/>
                <w:lang w:val="ro-RO"/>
              </w:rPr>
              <w:t>Antet Vizita</w:t>
            </w:r>
          </w:p>
        </w:tc>
        <w:tc>
          <w:tcPr>
            <w:tcW w:w="5265" w:type="dxa"/>
            <w:tcBorders>
              <w:top w:val="single" w:sz="8" w:space="0" w:color="C0504D"/>
              <w:bottom w:val="single" w:sz="8" w:space="0" w:color="C0504D"/>
              <w:right w:val="single" w:sz="8" w:space="0" w:color="C0504D"/>
            </w:tcBorders>
          </w:tcPr>
          <w:p w:rsidR="00680179" w:rsidRPr="00173BF8" w:rsidRDefault="00680179" w:rsidP="005867FD">
            <w:pPr>
              <w:rPr>
                <w:noProof/>
                <w:lang w:val="ro-RO"/>
              </w:rPr>
            </w:pPr>
          </w:p>
        </w:tc>
      </w:tr>
      <w:tr w:rsidR="00680179" w:rsidRPr="00173BF8" w:rsidTr="005867FD">
        <w:tc>
          <w:tcPr>
            <w:tcW w:w="828" w:type="dxa"/>
          </w:tcPr>
          <w:p w:rsidR="00680179" w:rsidRPr="00173BF8" w:rsidRDefault="00680179" w:rsidP="005867FD">
            <w:pPr>
              <w:numPr>
                <w:ilvl w:val="0"/>
                <w:numId w:val="24"/>
              </w:numPr>
              <w:rPr>
                <w:b/>
                <w:bCs/>
                <w:noProof/>
                <w:lang w:val="ro-RO"/>
              </w:rPr>
            </w:pPr>
          </w:p>
        </w:tc>
        <w:tc>
          <w:tcPr>
            <w:tcW w:w="3690" w:type="dxa"/>
          </w:tcPr>
          <w:p w:rsidR="00680179" w:rsidRPr="00173BF8" w:rsidRDefault="00680179" w:rsidP="005867FD">
            <w:pPr>
              <w:rPr>
                <w:noProof/>
                <w:lang w:val="ro-RO"/>
              </w:rPr>
            </w:pPr>
            <w:r>
              <w:rPr>
                <w:noProof/>
                <w:lang w:val="ro-RO"/>
              </w:rPr>
              <w:t>Produs Competitor</w:t>
            </w:r>
          </w:p>
        </w:tc>
        <w:tc>
          <w:tcPr>
            <w:tcW w:w="5265" w:type="dxa"/>
          </w:tcPr>
          <w:p w:rsidR="00680179" w:rsidRPr="00173BF8" w:rsidRDefault="00680179" w:rsidP="005867FD">
            <w:pPr>
              <w:rPr>
                <w:noProof/>
                <w:lang w:val="ro-RO"/>
              </w:rPr>
            </w:pPr>
            <w:r>
              <w:rPr>
                <w:noProof/>
                <w:lang w:val="ro-RO"/>
              </w:rPr>
              <w:t>Din lookup-ul de produse competitoare</w:t>
            </w:r>
          </w:p>
        </w:tc>
      </w:tr>
      <w:tr w:rsidR="00680179" w:rsidRPr="00173BF8" w:rsidTr="005867FD">
        <w:tc>
          <w:tcPr>
            <w:tcW w:w="828" w:type="dxa"/>
            <w:tcBorders>
              <w:top w:val="single" w:sz="8" w:space="0" w:color="C0504D"/>
              <w:left w:val="single" w:sz="8" w:space="0" w:color="C0504D"/>
              <w:bottom w:val="single" w:sz="8" w:space="0" w:color="C0504D"/>
            </w:tcBorders>
          </w:tcPr>
          <w:p w:rsidR="00680179" w:rsidRPr="00173BF8" w:rsidRDefault="00680179" w:rsidP="005867FD">
            <w:pPr>
              <w:numPr>
                <w:ilvl w:val="0"/>
                <w:numId w:val="24"/>
              </w:numPr>
              <w:rPr>
                <w:b/>
                <w:bCs/>
                <w:noProof/>
                <w:lang w:val="ro-RO"/>
              </w:rPr>
            </w:pPr>
          </w:p>
        </w:tc>
        <w:tc>
          <w:tcPr>
            <w:tcW w:w="3690" w:type="dxa"/>
            <w:tcBorders>
              <w:top w:val="single" w:sz="8" w:space="0" w:color="C0504D"/>
              <w:bottom w:val="single" w:sz="8" w:space="0" w:color="C0504D"/>
            </w:tcBorders>
          </w:tcPr>
          <w:p w:rsidR="00680179" w:rsidRPr="00173BF8" w:rsidRDefault="00680179" w:rsidP="005867FD">
            <w:pPr>
              <w:rPr>
                <w:noProof/>
                <w:lang w:val="ro-RO"/>
              </w:rPr>
            </w:pPr>
            <w:r>
              <w:rPr>
                <w:noProof/>
                <w:lang w:val="ro-RO"/>
              </w:rPr>
              <w:t>Prezent pe raft</w:t>
            </w:r>
          </w:p>
        </w:tc>
        <w:tc>
          <w:tcPr>
            <w:tcW w:w="5265" w:type="dxa"/>
            <w:tcBorders>
              <w:top w:val="single" w:sz="8" w:space="0" w:color="C0504D"/>
              <w:bottom w:val="single" w:sz="8" w:space="0" w:color="C0504D"/>
              <w:right w:val="single" w:sz="8" w:space="0" w:color="C0504D"/>
            </w:tcBorders>
          </w:tcPr>
          <w:p w:rsidR="00680179" w:rsidRPr="00173BF8" w:rsidRDefault="00680179" w:rsidP="005867FD">
            <w:pPr>
              <w:rPr>
                <w:noProof/>
                <w:lang w:val="ro-RO"/>
              </w:rPr>
            </w:pPr>
            <w:r>
              <w:rPr>
                <w:noProof/>
                <w:lang w:val="ro-RO"/>
              </w:rPr>
              <w:t>Da/Nu</w:t>
            </w:r>
          </w:p>
        </w:tc>
      </w:tr>
      <w:tr w:rsidR="00680179" w:rsidRPr="00173BF8" w:rsidTr="005867FD">
        <w:tc>
          <w:tcPr>
            <w:tcW w:w="828" w:type="dxa"/>
          </w:tcPr>
          <w:p w:rsidR="00680179" w:rsidRPr="00173BF8" w:rsidRDefault="00680179" w:rsidP="005867FD">
            <w:pPr>
              <w:numPr>
                <w:ilvl w:val="0"/>
                <w:numId w:val="24"/>
              </w:numPr>
              <w:rPr>
                <w:b/>
                <w:bCs/>
                <w:noProof/>
                <w:lang w:val="ro-RO"/>
              </w:rPr>
            </w:pPr>
          </w:p>
        </w:tc>
        <w:tc>
          <w:tcPr>
            <w:tcW w:w="3690" w:type="dxa"/>
          </w:tcPr>
          <w:p w:rsidR="00680179" w:rsidRPr="00173BF8" w:rsidRDefault="00680179" w:rsidP="005867FD">
            <w:pPr>
              <w:rPr>
                <w:noProof/>
                <w:lang w:val="ro-RO"/>
              </w:rPr>
            </w:pPr>
            <w:r>
              <w:rPr>
                <w:noProof/>
                <w:lang w:val="ro-RO"/>
              </w:rPr>
              <w:t>Cantitate Comandata</w:t>
            </w:r>
          </w:p>
        </w:tc>
        <w:tc>
          <w:tcPr>
            <w:tcW w:w="5265" w:type="dxa"/>
          </w:tcPr>
          <w:p w:rsidR="00680179" w:rsidRPr="005A20AB" w:rsidRDefault="00680179" w:rsidP="005867FD">
            <w:pPr>
              <w:rPr>
                <w:noProof/>
                <w:highlight w:val="yellow"/>
                <w:lang w:val="ro-RO"/>
              </w:rPr>
            </w:pPr>
            <w:r w:rsidRPr="005A20AB">
              <w:rPr>
                <w:noProof/>
                <w:highlight w:val="yellow"/>
                <w:lang w:val="ro-RO"/>
              </w:rPr>
              <w:t>?</w:t>
            </w:r>
          </w:p>
        </w:tc>
      </w:tr>
      <w:tr w:rsidR="00680179" w:rsidRPr="00173BF8" w:rsidTr="005867FD">
        <w:tc>
          <w:tcPr>
            <w:tcW w:w="828" w:type="dxa"/>
            <w:tcBorders>
              <w:top w:val="single" w:sz="8" w:space="0" w:color="C0504D"/>
              <w:left w:val="single" w:sz="8" w:space="0" w:color="C0504D"/>
              <w:bottom w:val="single" w:sz="8" w:space="0" w:color="C0504D"/>
            </w:tcBorders>
          </w:tcPr>
          <w:p w:rsidR="00680179" w:rsidRPr="00173BF8" w:rsidRDefault="00680179" w:rsidP="005867FD">
            <w:pPr>
              <w:numPr>
                <w:ilvl w:val="0"/>
                <w:numId w:val="24"/>
              </w:numPr>
              <w:rPr>
                <w:b/>
                <w:bCs/>
                <w:noProof/>
                <w:lang w:val="ro-RO"/>
              </w:rPr>
            </w:pPr>
          </w:p>
        </w:tc>
        <w:tc>
          <w:tcPr>
            <w:tcW w:w="3690" w:type="dxa"/>
            <w:tcBorders>
              <w:top w:val="single" w:sz="8" w:space="0" w:color="C0504D"/>
              <w:bottom w:val="single" w:sz="8" w:space="0" w:color="C0504D"/>
            </w:tcBorders>
          </w:tcPr>
          <w:p w:rsidR="00680179" w:rsidRDefault="00680179" w:rsidP="005867FD">
            <w:pPr>
              <w:rPr>
                <w:noProof/>
                <w:lang w:val="ro-RO"/>
              </w:rPr>
            </w:pPr>
            <w:r>
              <w:rPr>
                <w:noProof/>
                <w:lang w:val="ro-RO"/>
              </w:rPr>
              <w:t>Observatii</w:t>
            </w:r>
          </w:p>
        </w:tc>
        <w:tc>
          <w:tcPr>
            <w:tcW w:w="5265" w:type="dxa"/>
            <w:tcBorders>
              <w:top w:val="single" w:sz="8" w:space="0" w:color="C0504D"/>
              <w:bottom w:val="single" w:sz="8" w:space="0" w:color="C0504D"/>
              <w:right w:val="single" w:sz="8" w:space="0" w:color="C0504D"/>
            </w:tcBorders>
          </w:tcPr>
          <w:p w:rsidR="00680179" w:rsidRPr="00173BF8" w:rsidRDefault="00680179" w:rsidP="005867FD">
            <w:pPr>
              <w:rPr>
                <w:noProof/>
                <w:lang w:val="ro-RO"/>
              </w:rPr>
            </w:pPr>
          </w:p>
        </w:tc>
      </w:tr>
      <w:tr w:rsidR="003C2981" w:rsidRPr="00173BF8" w:rsidTr="005867FD">
        <w:tc>
          <w:tcPr>
            <w:tcW w:w="828" w:type="dxa"/>
            <w:tcBorders>
              <w:top w:val="single" w:sz="8" w:space="0" w:color="C0504D"/>
              <w:left w:val="single" w:sz="8" w:space="0" w:color="C0504D"/>
              <w:bottom w:val="single" w:sz="8" w:space="0" w:color="C0504D"/>
            </w:tcBorders>
          </w:tcPr>
          <w:p w:rsidR="003C2981" w:rsidRPr="00173BF8" w:rsidRDefault="003C2981" w:rsidP="005867FD">
            <w:pPr>
              <w:numPr>
                <w:ilvl w:val="0"/>
                <w:numId w:val="24"/>
              </w:numPr>
              <w:rPr>
                <w:b/>
                <w:bCs/>
                <w:noProof/>
                <w:lang w:val="ro-RO"/>
              </w:rPr>
            </w:pPr>
          </w:p>
        </w:tc>
        <w:tc>
          <w:tcPr>
            <w:tcW w:w="3690" w:type="dxa"/>
            <w:tcBorders>
              <w:top w:val="single" w:sz="8" w:space="0" w:color="C0504D"/>
              <w:bottom w:val="single" w:sz="8" w:space="0" w:color="C0504D"/>
            </w:tcBorders>
          </w:tcPr>
          <w:p w:rsidR="003C2981" w:rsidRDefault="003C2981" w:rsidP="005867FD">
            <w:pPr>
              <w:rPr>
                <w:noProof/>
                <w:lang w:val="ro-RO"/>
              </w:rPr>
            </w:pPr>
            <w:r>
              <w:rPr>
                <w:noProof/>
                <w:lang w:val="ro-RO"/>
              </w:rPr>
              <w:t>...</w:t>
            </w:r>
          </w:p>
        </w:tc>
        <w:tc>
          <w:tcPr>
            <w:tcW w:w="5265" w:type="dxa"/>
            <w:tcBorders>
              <w:top w:val="single" w:sz="8" w:space="0" w:color="C0504D"/>
              <w:bottom w:val="single" w:sz="8" w:space="0" w:color="C0504D"/>
              <w:right w:val="single" w:sz="8" w:space="0" w:color="C0504D"/>
            </w:tcBorders>
          </w:tcPr>
          <w:p w:rsidR="003C2981" w:rsidRPr="00173BF8" w:rsidRDefault="003C2981" w:rsidP="005867FD">
            <w:pPr>
              <w:rPr>
                <w:noProof/>
                <w:lang w:val="ro-RO"/>
              </w:rPr>
            </w:pPr>
          </w:p>
        </w:tc>
      </w:tr>
    </w:tbl>
    <w:p w:rsidR="00680179" w:rsidRDefault="00680179" w:rsidP="008760B2">
      <w:pPr>
        <w:rPr>
          <w:noProof/>
          <w:color w:val="000000"/>
          <w:lang w:val="ro-RO"/>
        </w:rPr>
      </w:pPr>
    </w:p>
    <w:p w:rsidR="00D261F6" w:rsidRDefault="00D261F6" w:rsidP="00FC6B03">
      <w:pPr>
        <w:pStyle w:val="Heading2"/>
        <w:rPr>
          <w:noProof/>
          <w:lang w:val="ro-RO"/>
        </w:rPr>
      </w:pPr>
      <w:bookmarkStart w:id="70" w:name="_Toc275250496"/>
      <w:bookmarkStart w:id="71" w:name="_Toc272748859"/>
      <w:bookmarkStart w:id="72" w:name="_Toc272757462"/>
      <w:r>
        <w:rPr>
          <w:noProof/>
          <w:lang w:val="ro-RO"/>
        </w:rPr>
        <w:t>Comenzi de retur</w:t>
      </w:r>
      <w:bookmarkEnd w:id="70"/>
    </w:p>
    <w:p w:rsidR="00D261F6" w:rsidRPr="00D261F6" w:rsidRDefault="00D261F6" w:rsidP="00D261F6">
      <w:pPr>
        <w:rPr>
          <w:lang w:val="ro-RO"/>
        </w:rPr>
      </w:pPr>
    </w:p>
    <w:p w:rsidR="00D261F6" w:rsidRDefault="00FC6B03" w:rsidP="00D261F6">
      <w:pPr>
        <w:rPr>
          <w:noProof/>
          <w:color w:val="000000"/>
          <w:lang w:val="ro-RO"/>
        </w:rPr>
      </w:pPr>
      <w:r w:rsidRPr="007D2FFF">
        <w:rPr>
          <w:noProof/>
          <w:lang w:val="ro-RO"/>
        </w:rPr>
        <w:t xml:space="preserve">Agentul </w:t>
      </w:r>
      <w:r w:rsidR="00D261F6">
        <w:rPr>
          <w:noProof/>
          <w:lang w:val="ro-RO"/>
        </w:rPr>
        <w:t xml:space="preserve">de vanzare </w:t>
      </w:r>
      <w:r w:rsidRPr="007D2FFF">
        <w:rPr>
          <w:noProof/>
          <w:lang w:val="ro-RO"/>
        </w:rPr>
        <w:t xml:space="preserve">introduce </w:t>
      </w:r>
      <w:r w:rsidR="00D261F6">
        <w:rPr>
          <w:noProof/>
          <w:lang w:val="ro-RO"/>
        </w:rPr>
        <w:t xml:space="preserve">in EMA comenzile de </w:t>
      </w:r>
      <w:r w:rsidRPr="007D2FFF">
        <w:rPr>
          <w:noProof/>
          <w:lang w:val="ro-RO"/>
        </w:rPr>
        <w:t>retur</w:t>
      </w:r>
      <w:bookmarkEnd w:id="71"/>
      <w:bookmarkEnd w:id="72"/>
      <w:r w:rsidR="00D261F6">
        <w:rPr>
          <w:noProof/>
          <w:lang w:val="ro-RO"/>
        </w:rPr>
        <w:t xml:space="preserve"> pe clientii directi. </w:t>
      </w:r>
      <w:r w:rsidRPr="007D2FFF">
        <w:rPr>
          <w:noProof/>
          <w:lang w:val="ro-RO"/>
        </w:rPr>
        <w:t xml:space="preserve">ASM-ul trebuie sa </w:t>
      </w:r>
      <w:r w:rsidR="00D261F6">
        <w:rPr>
          <w:noProof/>
          <w:lang w:val="ro-RO"/>
        </w:rPr>
        <w:t xml:space="preserve">aiba aceste informatii in CRM. </w:t>
      </w:r>
      <w:r w:rsidR="00D261F6" w:rsidRPr="007D2FFF">
        <w:rPr>
          <w:noProof/>
          <w:color w:val="000000"/>
          <w:lang w:val="ro-RO"/>
        </w:rPr>
        <w:t xml:space="preserve">Motivele de retur </w:t>
      </w:r>
      <w:r w:rsidR="00D261F6">
        <w:rPr>
          <w:noProof/>
          <w:color w:val="000000"/>
          <w:lang w:val="ro-RO"/>
        </w:rPr>
        <w:t xml:space="preserve">ale marfii trebuie preluate si intretinute intr-un lookup dinamic. </w:t>
      </w:r>
    </w:p>
    <w:p w:rsidR="00D261F6" w:rsidRDefault="00D261F6" w:rsidP="00D261F6">
      <w:pPr>
        <w:rPr>
          <w:noProof/>
          <w:color w:val="000000"/>
          <w:lang w:val="ro-RO"/>
        </w:rPr>
      </w:pPr>
    </w:p>
    <w:tbl>
      <w:tblPr>
        <w:tblW w:w="0" w:type="auto"/>
        <w:tblBorders>
          <w:top w:val="single" w:sz="8" w:space="0" w:color="C0504D"/>
          <w:left w:val="single" w:sz="8" w:space="0" w:color="C0504D"/>
          <w:bottom w:val="single" w:sz="8" w:space="0" w:color="C0504D"/>
          <w:right w:val="single" w:sz="8" w:space="0" w:color="C0504D"/>
        </w:tblBorders>
        <w:tblLook w:val="04A0"/>
      </w:tblPr>
      <w:tblGrid>
        <w:gridCol w:w="2286"/>
        <w:gridCol w:w="2041"/>
        <w:gridCol w:w="2442"/>
        <w:gridCol w:w="3014"/>
      </w:tblGrid>
      <w:tr w:rsidR="005A20AB" w:rsidRPr="00A752AB" w:rsidTr="00BE6893">
        <w:tc>
          <w:tcPr>
            <w:tcW w:w="2286" w:type="dxa"/>
            <w:shd w:val="clear" w:color="auto" w:fill="C0504D"/>
          </w:tcPr>
          <w:p w:rsidR="005A20AB" w:rsidRPr="00A752AB" w:rsidRDefault="005A20AB" w:rsidP="0027698B">
            <w:pPr>
              <w:rPr>
                <w:b/>
                <w:bCs/>
                <w:color w:val="FFFFFF"/>
                <w:lang w:val="ro-RO"/>
              </w:rPr>
            </w:pPr>
            <w:r w:rsidRPr="00A752AB">
              <w:rPr>
                <w:b/>
                <w:bCs/>
                <w:color w:val="FFFFFF"/>
                <w:lang w:val="ro-RO"/>
              </w:rPr>
              <w:t>Denumire Camp</w:t>
            </w:r>
          </w:p>
        </w:tc>
        <w:tc>
          <w:tcPr>
            <w:tcW w:w="2041" w:type="dxa"/>
            <w:shd w:val="clear" w:color="auto" w:fill="C0504D"/>
          </w:tcPr>
          <w:p w:rsidR="005A20AB" w:rsidRPr="00A752AB" w:rsidRDefault="005A20AB" w:rsidP="0027698B">
            <w:pPr>
              <w:rPr>
                <w:b/>
                <w:bCs/>
                <w:color w:val="FFFFFF"/>
                <w:lang w:val="ro-RO"/>
              </w:rPr>
            </w:pPr>
            <w:r w:rsidRPr="00A752AB">
              <w:rPr>
                <w:b/>
                <w:bCs/>
                <w:color w:val="FFFFFF"/>
                <w:lang w:val="ro-RO"/>
              </w:rPr>
              <w:t>Descriere (eticheta)</w:t>
            </w:r>
          </w:p>
        </w:tc>
        <w:tc>
          <w:tcPr>
            <w:tcW w:w="2442" w:type="dxa"/>
            <w:shd w:val="clear" w:color="auto" w:fill="C0504D"/>
          </w:tcPr>
          <w:p w:rsidR="005A20AB" w:rsidRPr="00A752AB" w:rsidRDefault="005A20AB" w:rsidP="0027698B">
            <w:pPr>
              <w:rPr>
                <w:b/>
                <w:bCs/>
                <w:color w:val="FFFFFF"/>
                <w:lang w:val="ro-RO"/>
              </w:rPr>
            </w:pPr>
            <w:r w:rsidRPr="00A752AB">
              <w:rPr>
                <w:b/>
                <w:bCs/>
                <w:color w:val="FFFFFF"/>
                <w:lang w:val="ro-RO"/>
              </w:rPr>
              <w:t>Tip de data, Lungime</w:t>
            </w:r>
          </w:p>
        </w:tc>
        <w:tc>
          <w:tcPr>
            <w:tcW w:w="3014" w:type="dxa"/>
            <w:shd w:val="clear" w:color="auto" w:fill="C0504D"/>
          </w:tcPr>
          <w:p w:rsidR="005A20AB" w:rsidRPr="00A752AB" w:rsidRDefault="005A20AB" w:rsidP="0027698B">
            <w:pPr>
              <w:rPr>
                <w:b/>
                <w:bCs/>
                <w:color w:val="FFFFFF"/>
                <w:lang w:val="ro-RO"/>
              </w:rPr>
            </w:pPr>
            <w:r w:rsidRPr="00A752AB">
              <w:rPr>
                <w:b/>
                <w:bCs/>
                <w:color w:val="FFFFFF"/>
                <w:lang w:val="ro-RO"/>
              </w:rPr>
              <w:t>Observatii</w:t>
            </w:r>
          </w:p>
        </w:tc>
      </w:tr>
      <w:tr w:rsidR="005A20AB" w:rsidRPr="00A752AB" w:rsidTr="00BE6893">
        <w:tc>
          <w:tcPr>
            <w:tcW w:w="2286" w:type="dxa"/>
            <w:tcBorders>
              <w:top w:val="single" w:sz="8" w:space="0" w:color="C0504D"/>
              <w:left w:val="single" w:sz="8" w:space="0" w:color="C0504D"/>
              <w:bottom w:val="single" w:sz="8" w:space="0" w:color="C0504D"/>
            </w:tcBorders>
          </w:tcPr>
          <w:p w:rsidR="005A20AB" w:rsidRPr="00A752AB" w:rsidRDefault="005A20AB" w:rsidP="0027698B">
            <w:pPr>
              <w:rPr>
                <w:b/>
                <w:bCs/>
                <w:lang w:val="ro-RO"/>
              </w:rPr>
            </w:pPr>
            <w:r>
              <w:rPr>
                <w:b/>
                <w:bCs/>
                <w:lang w:val="ro-RO"/>
              </w:rPr>
              <w:t>numarComanda</w:t>
            </w:r>
          </w:p>
        </w:tc>
        <w:tc>
          <w:tcPr>
            <w:tcW w:w="2041" w:type="dxa"/>
            <w:tcBorders>
              <w:top w:val="single" w:sz="8" w:space="0" w:color="C0504D"/>
              <w:bottom w:val="single" w:sz="8" w:space="0" w:color="C0504D"/>
            </w:tcBorders>
          </w:tcPr>
          <w:p w:rsidR="005A20AB" w:rsidRPr="00A752AB" w:rsidRDefault="005A20AB" w:rsidP="0027698B">
            <w:pPr>
              <w:rPr>
                <w:lang w:val="ro-RO"/>
              </w:rPr>
            </w:pPr>
          </w:p>
        </w:tc>
        <w:tc>
          <w:tcPr>
            <w:tcW w:w="2442" w:type="dxa"/>
            <w:tcBorders>
              <w:top w:val="single" w:sz="8" w:space="0" w:color="C0504D"/>
              <w:bottom w:val="single" w:sz="8" w:space="0" w:color="C0504D"/>
            </w:tcBorders>
          </w:tcPr>
          <w:p w:rsidR="005A20AB" w:rsidRPr="00A752AB" w:rsidRDefault="005A20AB" w:rsidP="0027698B">
            <w:pPr>
              <w:rPr>
                <w:lang w:val="ro-RO"/>
              </w:rPr>
            </w:pPr>
            <w:r>
              <w:rPr>
                <w:lang w:val="ro-RO"/>
              </w:rPr>
              <w:t>Text(100)</w:t>
            </w:r>
          </w:p>
        </w:tc>
        <w:tc>
          <w:tcPr>
            <w:tcW w:w="3014" w:type="dxa"/>
            <w:tcBorders>
              <w:top w:val="single" w:sz="8" w:space="0" w:color="C0504D"/>
              <w:bottom w:val="single" w:sz="8" w:space="0" w:color="C0504D"/>
              <w:right w:val="single" w:sz="8" w:space="0" w:color="C0504D"/>
            </w:tcBorders>
          </w:tcPr>
          <w:p w:rsidR="005A20AB" w:rsidRPr="00A752AB" w:rsidRDefault="005A20AB" w:rsidP="0027698B">
            <w:pPr>
              <w:rPr>
                <w:lang w:val="ro-RO"/>
              </w:rPr>
            </w:pPr>
          </w:p>
        </w:tc>
      </w:tr>
      <w:tr w:rsidR="005A20AB" w:rsidRPr="00A752AB" w:rsidTr="00BE6893">
        <w:tc>
          <w:tcPr>
            <w:tcW w:w="2286" w:type="dxa"/>
          </w:tcPr>
          <w:p w:rsidR="005A20AB" w:rsidRPr="00A752AB" w:rsidRDefault="005A20AB" w:rsidP="0027698B">
            <w:pPr>
              <w:rPr>
                <w:b/>
                <w:bCs/>
                <w:lang w:val="ro-RO"/>
              </w:rPr>
            </w:pPr>
            <w:r>
              <w:rPr>
                <w:b/>
                <w:bCs/>
                <w:lang w:val="ro-RO"/>
              </w:rPr>
              <w:t>dataComanda</w:t>
            </w:r>
          </w:p>
        </w:tc>
        <w:tc>
          <w:tcPr>
            <w:tcW w:w="2041" w:type="dxa"/>
          </w:tcPr>
          <w:p w:rsidR="005A20AB" w:rsidRPr="00A752AB" w:rsidRDefault="005A20AB" w:rsidP="0027698B">
            <w:pPr>
              <w:rPr>
                <w:lang w:val="ro-RO"/>
              </w:rPr>
            </w:pPr>
          </w:p>
        </w:tc>
        <w:tc>
          <w:tcPr>
            <w:tcW w:w="2442" w:type="dxa"/>
          </w:tcPr>
          <w:p w:rsidR="005A20AB" w:rsidRPr="00A752AB" w:rsidRDefault="005A20AB" w:rsidP="0027698B">
            <w:pPr>
              <w:rPr>
                <w:lang w:val="ro-RO"/>
              </w:rPr>
            </w:pPr>
            <w:r>
              <w:rPr>
                <w:lang w:val="ro-RO"/>
              </w:rPr>
              <w:t>Date</w:t>
            </w:r>
          </w:p>
        </w:tc>
        <w:tc>
          <w:tcPr>
            <w:tcW w:w="3014" w:type="dxa"/>
          </w:tcPr>
          <w:p w:rsidR="005A20AB" w:rsidRPr="00A752AB" w:rsidRDefault="005A20AB" w:rsidP="0027698B">
            <w:pPr>
              <w:rPr>
                <w:lang w:val="ro-RO"/>
              </w:rPr>
            </w:pPr>
          </w:p>
        </w:tc>
      </w:tr>
      <w:tr w:rsidR="005A20AB" w:rsidRPr="00A752AB" w:rsidTr="00BE6893">
        <w:tc>
          <w:tcPr>
            <w:tcW w:w="2286" w:type="dxa"/>
            <w:tcBorders>
              <w:top w:val="single" w:sz="8" w:space="0" w:color="C0504D"/>
              <w:left w:val="single" w:sz="8" w:space="0" w:color="C0504D"/>
              <w:bottom w:val="single" w:sz="8" w:space="0" w:color="C0504D"/>
            </w:tcBorders>
          </w:tcPr>
          <w:p w:rsidR="005A20AB" w:rsidRPr="00A752AB" w:rsidRDefault="005A20AB" w:rsidP="0027698B">
            <w:pPr>
              <w:rPr>
                <w:b/>
                <w:bCs/>
                <w:lang w:val="ro-RO"/>
              </w:rPr>
            </w:pPr>
            <w:r>
              <w:rPr>
                <w:b/>
                <w:bCs/>
                <w:lang w:val="ro-RO"/>
              </w:rPr>
              <w:t>codClient</w:t>
            </w:r>
          </w:p>
        </w:tc>
        <w:tc>
          <w:tcPr>
            <w:tcW w:w="2041" w:type="dxa"/>
            <w:tcBorders>
              <w:top w:val="single" w:sz="8" w:space="0" w:color="C0504D"/>
              <w:bottom w:val="single" w:sz="8" w:space="0" w:color="C0504D"/>
            </w:tcBorders>
          </w:tcPr>
          <w:p w:rsidR="005A20AB" w:rsidRPr="00A752AB" w:rsidRDefault="005A20AB" w:rsidP="0027698B">
            <w:pPr>
              <w:rPr>
                <w:lang w:val="ro-RO"/>
              </w:rPr>
            </w:pPr>
          </w:p>
        </w:tc>
        <w:tc>
          <w:tcPr>
            <w:tcW w:w="2442" w:type="dxa"/>
            <w:tcBorders>
              <w:top w:val="single" w:sz="8" w:space="0" w:color="C0504D"/>
              <w:bottom w:val="single" w:sz="8" w:space="0" w:color="C0504D"/>
            </w:tcBorders>
          </w:tcPr>
          <w:p w:rsidR="005A20AB" w:rsidRPr="00A752AB" w:rsidRDefault="005A20AB" w:rsidP="0027698B">
            <w:pPr>
              <w:rPr>
                <w:lang w:val="ro-RO"/>
              </w:rPr>
            </w:pPr>
            <w:r>
              <w:rPr>
                <w:lang w:val="ro-RO"/>
              </w:rPr>
              <w:t>Text(100)</w:t>
            </w:r>
          </w:p>
        </w:tc>
        <w:tc>
          <w:tcPr>
            <w:tcW w:w="3014" w:type="dxa"/>
            <w:tcBorders>
              <w:top w:val="single" w:sz="8" w:space="0" w:color="C0504D"/>
              <w:bottom w:val="single" w:sz="8" w:space="0" w:color="C0504D"/>
              <w:right w:val="single" w:sz="8" w:space="0" w:color="C0504D"/>
            </w:tcBorders>
          </w:tcPr>
          <w:p w:rsidR="005A20AB" w:rsidRPr="00A752AB" w:rsidRDefault="00BE6893" w:rsidP="0027698B">
            <w:pPr>
              <w:rPr>
                <w:lang w:val="ro-RO"/>
              </w:rPr>
            </w:pPr>
            <w:r>
              <w:rPr>
                <w:lang w:val="ro-RO"/>
              </w:rPr>
              <w:t>Cod Client iScala</w:t>
            </w:r>
          </w:p>
        </w:tc>
      </w:tr>
      <w:tr w:rsidR="005A20AB" w:rsidRPr="00A752AB" w:rsidTr="00BE6893">
        <w:tc>
          <w:tcPr>
            <w:tcW w:w="2286" w:type="dxa"/>
          </w:tcPr>
          <w:p w:rsidR="005A20AB" w:rsidRPr="00A752AB" w:rsidRDefault="005A20AB" w:rsidP="0027698B">
            <w:pPr>
              <w:rPr>
                <w:b/>
                <w:bCs/>
                <w:lang w:val="ro-RO"/>
              </w:rPr>
            </w:pPr>
            <w:r>
              <w:rPr>
                <w:b/>
                <w:bCs/>
                <w:lang w:val="ro-RO"/>
              </w:rPr>
              <w:t>codProdus</w:t>
            </w:r>
          </w:p>
        </w:tc>
        <w:tc>
          <w:tcPr>
            <w:tcW w:w="2041" w:type="dxa"/>
          </w:tcPr>
          <w:p w:rsidR="005A20AB" w:rsidRPr="00A752AB" w:rsidRDefault="005A20AB" w:rsidP="0027698B">
            <w:pPr>
              <w:rPr>
                <w:lang w:val="ro-RO"/>
              </w:rPr>
            </w:pPr>
          </w:p>
        </w:tc>
        <w:tc>
          <w:tcPr>
            <w:tcW w:w="2442" w:type="dxa"/>
          </w:tcPr>
          <w:p w:rsidR="005A20AB" w:rsidRPr="00A752AB" w:rsidRDefault="005A20AB" w:rsidP="0027698B">
            <w:pPr>
              <w:rPr>
                <w:lang w:val="ro-RO"/>
              </w:rPr>
            </w:pPr>
            <w:r>
              <w:rPr>
                <w:lang w:val="ro-RO"/>
              </w:rPr>
              <w:t>Text(100)</w:t>
            </w:r>
          </w:p>
        </w:tc>
        <w:tc>
          <w:tcPr>
            <w:tcW w:w="3014" w:type="dxa"/>
          </w:tcPr>
          <w:p w:rsidR="005A20AB" w:rsidRPr="00A752AB" w:rsidRDefault="00BE6893" w:rsidP="0027698B">
            <w:pPr>
              <w:rPr>
                <w:lang w:val="ro-RO"/>
              </w:rPr>
            </w:pPr>
            <w:r>
              <w:rPr>
                <w:lang w:val="ro-RO"/>
              </w:rPr>
              <w:t>Cod Produs iScala</w:t>
            </w:r>
          </w:p>
        </w:tc>
      </w:tr>
      <w:tr w:rsidR="00BE6893" w:rsidRPr="00A752AB" w:rsidTr="00BE6893">
        <w:tc>
          <w:tcPr>
            <w:tcW w:w="2286" w:type="dxa"/>
          </w:tcPr>
          <w:p w:rsidR="00BE6893" w:rsidRDefault="00BE6893" w:rsidP="0027698B">
            <w:pPr>
              <w:rPr>
                <w:b/>
                <w:bCs/>
                <w:lang w:val="ro-RO"/>
              </w:rPr>
            </w:pPr>
            <w:r>
              <w:rPr>
                <w:b/>
                <w:bCs/>
                <w:lang w:val="ro-RO"/>
              </w:rPr>
              <w:t>codAdresaLivrare</w:t>
            </w:r>
          </w:p>
        </w:tc>
        <w:tc>
          <w:tcPr>
            <w:tcW w:w="2041" w:type="dxa"/>
          </w:tcPr>
          <w:p w:rsidR="00BE6893" w:rsidRPr="00A752AB" w:rsidRDefault="00BE6893" w:rsidP="0027698B">
            <w:pPr>
              <w:rPr>
                <w:lang w:val="ro-RO"/>
              </w:rPr>
            </w:pPr>
          </w:p>
        </w:tc>
        <w:tc>
          <w:tcPr>
            <w:tcW w:w="2442" w:type="dxa"/>
          </w:tcPr>
          <w:p w:rsidR="00BE6893" w:rsidRPr="00A752AB" w:rsidRDefault="00BE6893" w:rsidP="0027698B">
            <w:pPr>
              <w:rPr>
                <w:lang w:val="ro-RO"/>
              </w:rPr>
            </w:pPr>
            <w:r>
              <w:rPr>
                <w:lang w:val="ro-RO"/>
              </w:rPr>
              <w:t>Text(100)</w:t>
            </w:r>
          </w:p>
        </w:tc>
        <w:tc>
          <w:tcPr>
            <w:tcW w:w="3014" w:type="dxa"/>
          </w:tcPr>
          <w:p w:rsidR="00BE6893" w:rsidRPr="00A752AB" w:rsidRDefault="00BE6893" w:rsidP="00BE6893">
            <w:pPr>
              <w:rPr>
                <w:lang w:val="ro-RO"/>
              </w:rPr>
            </w:pPr>
            <w:r>
              <w:rPr>
                <w:lang w:val="ro-RO"/>
              </w:rPr>
              <w:t>Cod Adresa de Livrare din iScala</w:t>
            </w:r>
          </w:p>
        </w:tc>
      </w:tr>
      <w:tr w:rsidR="00BE6893" w:rsidRPr="00A752AB" w:rsidTr="00BE6893">
        <w:tc>
          <w:tcPr>
            <w:tcW w:w="2286" w:type="dxa"/>
          </w:tcPr>
          <w:p w:rsidR="00BE6893" w:rsidRDefault="00BE6893" w:rsidP="0027698B">
            <w:pPr>
              <w:rPr>
                <w:b/>
                <w:bCs/>
                <w:lang w:val="ro-RO"/>
              </w:rPr>
            </w:pPr>
            <w:r>
              <w:rPr>
                <w:b/>
                <w:bCs/>
                <w:lang w:val="ro-RO"/>
              </w:rPr>
              <w:t>codAgent</w:t>
            </w:r>
          </w:p>
        </w:tc>
        <w:tc>
          <w:tcPr>
            <w:tcW w:w="2041" w:type="dxa"/>
          </w:tcPr>
          <w:p w:rsidR="00BE6893" w:rsidRPr="00A752AB" w:rsidRDefault="00BE6893" w:rsidP="0027698B">
            <w:pPr>
              <w:rPr>
                <w:lang w:val="ro-RO"/>
              </w:rPr>
            </w:pPr>
          </w:p>
        </w:tc>
        <w:tc>
          <w:tcPr>
            <w:tcW w:w="2442" w:type="dxa"/>
          </w:tcPr>
          <w:p w:rsidR="00BE6893" w:rsidRPr="00A752AB" w:rsidRDefault="00BE6893" w:rsidP="0027698B">
            <w:pPr>
              <w:rPr>
                <w:lang w:val="ro-RO"/>
              </w:rPr>
            </w:pPr>
            <w:r>
              <w:rPr>
                <w:lang w:val="ro-RO"/>
              </w:rPr>
              <w:t>Text(100)</w:t>
            </w:r>
          </w:p>
        </w:tc>
        <w:tc>
          <w:tcPr>
            <w:tcW w:w="3014" w:type="dxa"/>
          </w:tcPr>
          <w:p w:rsidR="00BE6893" w:rsidRPr="00A752AB" w:rsidRDefault="00BE6893" w:rsidP="0027698B">
            <w:pPr>
              <w:rPr>
                <w:lang w:val="ro-RO"/>
              </w:rPr>
            </w:pPr>
            <w:r>
              <w:rPr>
                <w:lang w:val="ro-RO"/>
              </w:rPr>
              <w:t xml:space="preserve">Cod </w:t>
            </w:r>
            <w:r w:rsidR="005F421F">
              <w:rPr>
                <w:lang w:val="ro-RO"/>
              </w:rPr>
              <w:t>Agent iScala</w:t>
            </w:r>
          </w:p>
        </w:tc>
      </w:tr>
      <w:tr w:rsidR="00BE6893" w:rsidRPr="00A752AB" w:rsidTr="00BE6893">
        <w:tc>
          <w:tcPr>
            <w:tcW w:w="2286" w:type="dxa"/>
          </w:tcPr>
          <w:p w:rsidR="00BE6893" w:rsidRDefault="00BE6893" w:rsidP="0027698B">
            <w:pPr>
              <w:rPr>
                <w:b/>
                <w:bCs/>
                <w:lang w:val="ro-RO"/>
              </w:rPr>
            </w:pPr>
            <w:r>
              <w:rPr>
                <w:b/>
                <w:bCs/>
                <w:lang w:val="ro-RO"/>
              </w:rPr>
              <w:t>Cantitate</w:t>
            </w:r>
          </w:p>
        </w:tc>
        <w:tc>
          <w:tcPr>
            <w:tcW w:w="2041" w:type="dxa"/>
          </w:tcPr>
          <w:p w:rsidR="00BE6893" w:rsidRPr="00A752AB" w:rsidRDefault="00BE6893" w:rsidP="0027698B">
            <w:pPr>
              <w:rPr>
                <w:lang w:val="ro-RO"/>
              </w:rPr>
            </w:pPr>
          </w:p>
        </w:tc>
        <w:tc>
          <w:tcPr>
            <w:tcW w:w="2442" w:type="dxa"/>
          </w:tcPr>
          <w:p w:rsidR="00BE6893" w:rsidRPr="00A752AB" w:rsidRDefault="00BE6893" w:rsidP="0027698B">
            <w:pPr>
              <w:rPr>
                <w:lang w:val="ro-RO"/>
              </w:rPr>
            </w:pPr>
            <w:r>
              <w:rPr>
                <w:lang w:val="ro-RO"/>
              </w:rPr>
              <w:t>Text(100)</w:t>
            </w:r>
          </w:p>
        </w:tc>
        <w:tc>
          <w:tcPr>
            <w:tcW w:w="3014" w:type="dxa"/>
          </w:tcPr>
          <w:p w:rsidR="00BE6893" w:rsidRPr="00A752AB" w:rsidRDefault="005F421F" w:rsidP="0027698B">
            <w:pPr>
              <w:rPr>
                <w:lang w:val="ro-RO"/>
              </w:rPr>
            </w:pPr>
            <w:r>
              <w:rPr>
                <w:lang w:val="ro-RO"/>
              </w:rPr>
              <w:t>? ce conventii de separare (digiti, zecimale)</w:t>
            </w:r>
          </w:p>
        </w:tc>
      </w:tr>
      <w:tr w:rsidR="00BE6893" w:rsidRPr="00A752AB" w:rsidTr="00BE6893">
        <w:tc>
          <w:tcPr>
            <w:tcW w:w="2286" w:type="dxa"/>
          </w:tcPr>
          <w:p w:rsidR="00BE6893" w:rsidRDefault="00BE6893" w:rsidP="0027698B">
            <w:pPr>
              <w:rPr>
                <w:b/>
                <w:bCs/>
                <w:lang w:val="ro-RO"/>
              </w:rPr>
            </w:pPr>
            <w:r>
              <w:rPr>
                <w:b/>
                <w:bCs/>
                <w:lang w:val="ro-RO"/>
              </w:rPr>
              <w:t>motivRetur</w:t>
            </w:r>
          </w:p>
        </w:tc>
        <w:tc>
          <w:tcPr>
            <w:tcW w:w="2041" w:type="dxa"/>
          </w:tcPr>
          <w:p w:rsidR="00BE6893" w:rsidRPr="00A752AB" w:rsidRDefault="00BE6893" w:rsidP="0027698B">
            <w:pPr>
              <w:rPr>
                <w:lang w:val="ro-RO"/>
              </w:rPr>
            </w:pPr>
          </w:p>
        </w:tc>
        <w:tc>
          <w:tcPr>
            <w:tcW w:w="2442" w:type="dxa"/>
          </w:tcPr>
          <w:p w:rsidR="00BE6893" w:rsidRPr="00A752AB" w:rsidRDefault="00C30492" w:rsidP="0027698B">
            <w:pPr>
              <w:rPr>
                <w:lang w:val="ro-RO"/>
              </w:rPr>
            </w:pPr>
            <w:r>
              <w:rPr>
                <w:lang w:val="ro-RO"/>
              </w:rPr>
              <w:t>Lista de motive retur</w:t>
            </w:r>
          </w:p>
        </w:tc>
        <w:tc>
          <w:tcPr>
            <w:tcW w:w="3014" w:type="dxa"/>
          </w:tcPr>
          <w:p w:rsidR="00BE6893" w:rsidRPr="00A752AB" w:rsidRDefault="00BE6893" w:rsidP="0027698B">
            <w:pPr>
              <w:rPr>
                <w:lang w:val="ro-RO"/>
              </w:rPr>
            </w:pPr>
          </w:p>
        </w:tc>
      </w:tr>
      <w:tr w:rsidR="005F421F" w:rsidRPr="00A752AB" w:rsidTr="00BE6893">
        <w:tc>
          <w:tcPr>
            <w:tcW w:w="2286" w:type="dxa"/>
          </w:tcPr>
          <w:p w:rsidR="005F421F" w:rsidRPr="005F421F" w:rsidRDefault="00D376C4" w:rsidP="0027698B">
            <w:pPr>
              <w:rPr>
                <w:b/>
                <w:bCs/>
                <w:highlight w:val="yellow"/>
                <w:lang w:val="ro-RO"/>
              </w:rPr>
            </w:pPr>
            <w:r w:rsidRPr="00D376C4">
              <w:rPr>
                <w:b/>
                <w:bCs/>
                <w:lang w:val="ro-RO"/>
              </w:rPr>
              <w:t>Cod Companie</w:t>
            </w:r>
          </w:p>
        </w:tc>
        <w:tc>
          <w:tcPr>
            <w:tcW w:w="2041" w:type="dxa"/>
          </w:tcPr>
          <w:p w:rsidR="005F421F" w:rsidRPr="005F421F" w:rsidRDefault="005F421F" w:rsidP="0027698B">
            <w:pPr>
              <w:rPr>
                <w:highlight w:val="yellow"/>
                <w:lang w:val="ro-RO"/>
              </w:rPr>
            </w:pPr>
          </w:p>
        </w:tc>
        <w:tc>
          <w:tcPr>
            <w:tcW w:w="2442" w:type="dxa"/>
          </w:tcPr>
          <w:p w:rsidR="005F421F" w:rsidRPr="005F421F" w:rsidRDefault="005F421F" w:rsidP="0027698B">
            <w:pPr>
              <w:rPr>
                <w:highlight w:val="yellow"/>
                <w:lang w:val="ro-RO"/>
              </w:rPr>
            </w:pPr>
          </w:p>
        </w:tc>
        <w:tc>
          <w:tcPr>
            <w:tcW w:w="3014" w:type="dxa"/>
          </w:tcPr>
          <w:p w:rsidR="005F421F" w:rsidRPr="00BE7F75" w:rsidRDefault="00BE7F75" w:rsidP="00AE0B87">
            <w:pPr>
              <w:rPr>
                <w:lang w:val="ro-RO"/>
              </w:rPr>
            </w:pPr>
            <w:r w:rsidRPr="00BE7F75">
              <w:rPr>
                <w:lang w:val="ro-RO"/>
              </w:rPr>
              <w:t xml:space="preserve">Se importa comenzi </w:t>
            </w:r>
            <w:r w:rsidR="004735E1">
              <w:rPr>
                <w:lang w:val="ro-RO"/>
              </w:rPr>
              <w:t>d</w:t>
            </w:r>
            <w:r w:rsidRPr="00BE7F75">
              <w:rPr>
                <w:lang w:val="ro-RO"/>
              </w:rPr>
              <w:t>in toate companiile iScala</w:t>
            </w:r>
            <w:r w:rsidR="004735E1">
              <w:rPr>
                <w:lang w:val="ro-RO"/>
              </w:rPr>
              <w:t xml:space="preserve"> specificate mai sus</w:t>
            </w:r>
            <w:r w:rsidRPr="00BE7F75">
              <w:rPr>
                <w:lang w:val="ro-RO"/>
              </w:rPr>
              <w:t xml:space="preserve"> </w:t>
            </w:r>
          </w:p>
        </w:tc>
      </w:tr>
    </w:tbl>
    <w:p w:rsidR="00E15A4E" w:rsidRPr="007D2FFF" w:rsidRDefault="00E15A4E" w:rsidP="00D261F6">
      <w:pPr>
        <w:rPr>
          <w:noProof/>
          <w:color w:val="000000"/>
          <w:lang w:val="ro-RO"/>
        </w:rPr>
      </w:pPr>
    </w:p>
    <w:p w:rsidR="00FC6B03" w:rsidRPr="000F1569" w:rsidRDefault="00FC6B03" w:rsidP="00FC6B03">
      <w:pPr>
        <w:pStyle w:val="Heading2"/>
        <w:rPr>
          <w:noProof/>
          <w:lang w:val="ro-RO"/>
        </w:rPr>
      </w:pPr>
      <w:bookmarkStart w:id="73" w:name="_Toc272748860"/>
      <w:bookmarkStart w:id="74" w:name="_Toc272757463"/>
      <w:bookmarkStart w:id="75" w:name="_Toc275250497"/>
      <w:r w:rsidRPr="000F1569">
        <w:rPr>
          <w:noProof/>
          <w:lang w:val="ro-RO"/>
        </w:rPr>
        <w:t>Sampling-uri</w:t>
      </w:r>
      <w:bookmarkEnd w:id="73"/>
      <w:bookmarkEnd w:id="74"/>
      <w:r w:rsidR="00AE7790" w:rsidRPr="000F1569">
        <w:rPr>
          <w:noProof/>
          <w:lang w:val="ro-RO"/>
        </w:rPr>
        <w:t xml:space="preserve"> si materiale promotionale</w:t>
      </w:r>
      <w:bookmarkEnd w:id="75"/>
    </w:p>
    <w:p w:rsidR="00E15A4E" w:rsidRPr="00E15A4E" w:rsidRDefault="00E15A4E" w:rsidP="00E15A4E">
      <w:pPr>
        <w:rPr>
          <w:lang w:val="ro-RO"/>
        </w:rPr>
      </w:pPr>
    </w:p>
    <w:p w:rsidR="00FC6B03" w:rsidRPr="007D2FFF" w:rsidRDefault="00FC6B03" w:rsidP="00FC6B03">
      <w:pPr>
        <w:rPr>
          <w:noProof/>
          <w:color w:val="000000"/>
          <w:lang w:val="ro-RO"/>
        </w:rPr>
      </w:pPr>
      <w:r w:rsidRPr="007D2FFF">
        <w:rPr>
          <w:noProof/>
          <w:color w:val="000000"/>
          <w:lang w:val="ro-RO"/>
        </w:rPr>
        <w:t>Cantitatea de marfa folosit</w:t>
      </w:r>
      <w:r w:rsidR="00AE7790">
        <w:rPr>
          <w:noProof/>
          <w:color w:val="000000"/>
          <w:lang w:val="ro-RO"/>
        </w:rPr>
        <w:t>a</w:t>
      </w:r>
      <w:r w:rsidRPr="007D2FFF">
        <w:rPr>
          <w:noProof/>
          <w:color w:val="000000"/>
          <w:lang w:val="ro-RO"/>
        </w:rPr>
        <w:t xml:space="preserve"> pentru sampling</w:t>
      </w:r>
      <w:r w:rsidR="00AE7790">
        <w:rPr>
          <w:noProof/>
          <w:color w:val="000000"/>
          <w:lang w:val="ro-RO"/>
        </w:rPr>
        <w:t xml:space="preserve"> </w:t>
      </w:r>
      <w:r w:rsidRPr="007D2FFF">
        <w:rPr>
          <w:noProof/>
          <w:color w:val="000000"/>
          <w:lang w:val="ro-RO"/>
        </w:rPr>
        <w:t xml:space="preserve">trebuie sa fie </w:t>
      </w:r>
      <w:r w:rsidR="00AE7790">
        <w:rPr>
          <w:noProof/>
          <w:color w:val="000000"/>
          <w:lang w:val="ro-RO"/>
        </w:rPr>
        <w:t>monitorizata</w:t>
      </w:r>
      <w:r w:rsidRPr="007D2FFF">
        <w:rPr>
          <w:noProof/>
          <w:color w:val="000000"/>
          <w:lang w:val="ro-RO"/>
        </w:rPr>
        <w:t xml:space="preserve"> de ASM</w:t>
      </w:r>
      <w:r w:rsidR="00AE7790">
        <w:rPr>
          <w:noProof/>
          <w:color w:val="000000"/>
          <w:lang w:val="ro-RO"/>
        </w:rPr>
        <w:t>.</w:t>
      </w:r>
    </w:p>
    <w:p w:rsidR="00FC6B03" w:rsidRDefault="00FC6B03" w:rsidP="00FC6B03">
      <w:pPr>
        <w:rPr>
          <w:noProof/>
          <w:lang w:val="ro-RO"/>
        </w:rPr>
      </w:pPr>
    </w:p>
    <w:tbl>
      <w:tblPr>
        <w:tblW w:w="0" w:type="auto"/>
        <w:tblBorders>
          <w:top w:val="single" w:sz="8" w:space="0" w:color="C0504D"/>
          <w:left w:val="single" w:sz="8" w:space="0" w:color="C0504D"/>
          <w:bottom w:val="single" w:sz="8" w:space="0" w:color="C0504D"/>
          <w:right w:val="single" w:sz="8" w:space="0" w:color="C0504D"/>
        </w:tblBorders>
        <w:tblLook w:val="04A0"/>
      </w:tblPr>
      <w:tblGrid>
        <w:gridCol w:w="2340"/>
        <w:gridCol w:w="2029"/>
        <w:gridCol w:w="2424"/>
        <w:gridCol w:w="2990"/>
      </w:tblGrid>
      <w:tr w:rsidR="000620A8" w:rsidRPr="00A752AB" w:rsidTr="004F13C0">
        <w:trPr>
          <w:tblHeader/>
        </w:trPr>
        <w:tc>
          <w:tcPr>
            <w:tcW w:w="2358" w:type="dxa"/>
            <w:shd w:val="clear" w:color="auto" w:fill="C0504D"/>
          </w:tcPr>
          <w:p w:rsidR="000620A8" w:rsidRPr="00A752AB" w:rsidRDefault="000620A8" w:rsidP="0027698B">
            <w:pPr>
              <w:rPr>
                <w:b/>
                <w:bCs/>
                <w:color w:val="FFFFFF"/>
                <w:lang w:val="ro-RO"/>
              </w:rPr>
            </w:pPr>
            <w:r w:rsidRPr="00A752AB">
              <w:rPr>
                <w:b/>
                <w:bCs/>
                <w:color w:val="FFFFFF"/>
                <w:lang w:val="ro-RO"/>
              </w:rPr>
              <w:t>Denumire Camp</w:t>
            </w:r>
          </w:p>
        </w:tc>
        <w:tc>
          <w:tcPr>
            <w:tcW w:w="2160" w:type="dxa"/>
            <w:shd w:val="clear" w:color="auto" w:fill="C0504D"/>
          </w:tcPr>
          <w:p w:rsidR="000620A8" w:rsidRPr="00A752AB" w:rsidRDefault="000620A8" w:rsidP="0027698B">
            <w:pPr>
              <w:rPr>
                <w:b/>
                <w:bCs/>
                <w:color w:val="FFFFFF"/>
                <w:lang w:val="ro-RO"/>
              </w:rPr>
            </w:pPr>
            <w:r w:rsidRPr="00A752AB">
              <w:rPr>
                <w:b/>
                <w:bCs/>
                <w:color w:val="FFFFFF"/>
                <w:lang w:val="ro-RO"/>
              </w:rPr>
              <w:t>Descriere (eticheta)</w:t>
            </w:r>
          </w:p>
        </w:tc>
        <w:tc>
          <w:tcPr>
            <w:tcW w:w="2610" w:type="dxa"/>
            <w:shd w:val="clear" w:color="auto" w:fill="C0504D"/>
          </w:tcPr>
          <w:p w:rsidR="000620A8" w:rsidRPr="00A752AB" w:rsidRDefault="000620A8" w:rsidP="0027698B">
            <w:pPr>
              <w:rPr>
                <w:b/>
                <w:bCs/>
                <w:color w:val="FFFFFF"/>
                <w:lang w:val="ro-RO"/>
              </w:rPr>
            </w:pPr>
            <w:r w:rsidRPr="00A752AB">
              <w:rPr>
                <w:b/>
                <w:bCs/>
                <w:color w:val="FFFFFF"/>
                <w:lang w:val="ro-RO"/>
              </w:rPr>
              <w:t>Tip de data, Lungime</w:t>
            </w:r>
          </w:p>
        </w:tc>
        <w:tc>
          <w:tcPr>
            <w:tcW w:w="3240" w:type="dxa"/>
            <w:shd w:val="clear" w:color="auto" w:fill="C0504D"/>
          </w:tcPr>
          <w:p w:rsidR="000620A8" w:rsidRPr="00A752AB" w:rsidRDefault="000620A8" w:rsidP="0027698B">
            <w:pPr>
              <w:rPr>
                <w:b/>
                <w:bCs/>
                <w:color w:val="FFFFFF"/>
                <w:lang w:val="ro-RO"/>
              </w:rPr>
            </w:pPr>
            <w:r w:rsidRPr="00A752AB">
              <w:rPr>
                <w:b/>
                <w:bCs/>
                <w:color w:val="FFFFFF"/>
                <w:lang w:val="ro-RO"/>
              </w:rPr>
              <w:t>Observatii</w:t>
            </w:r>
          </w:p>
        </w:tc>
      </w:tr>
      <w:tr w:rsidR="000620A8" w:rsidRPr="00A752AB" w:rsidTr="0027698B">
        <w:tc>
          <w:tcPr>
            <w:tcW w:w="2358" w:type="dxa"/>
            <w:tcBorders>
              <w:top w:val="single" w:sz="8" w:space="0" w:color="C0504D"/>
              <w:left w:val="single" w:sz="8" w:space="0" w:color="C0504D"/>
              <w:bottom w:val="single" w:sz="8" w:space="0" w:color="C0504D"/>
            </w:tcBorders>
          </w:tcPr>
          <w:p w:rsidR="000620A8" w:rsidRDefault="000620A8" w:rsidP="0027698B">
            <w:pPr>
              <w:rPr>
                <w:b/>
                <w:bCs/>
                <w:lang w:val="ro-RO"/>
              </w:rPr>
            </w:pPr>
            <w:r>
              <w:rPr>
                <w:b/>
                <w:bCs/>
                <w:lang w:val="ro-RO"/>
              </w:rPr>
              <w:lastRenderedPageBreak/>
              <w:t>idActivitate</w:t>
            </w:r>
          </w:p>
        </w:tc>
        <w:tc>
          <w:tcPr>
            <w:tcW w:w="2160" w:type="dxa"/>
            <w:tcBorders>
              <w:top w:val="single" w:sz="8" w:space="0" w:color="C0504D"/>
              <w:bottom w:val="single" w:sz="8" w:space="0" w:color="C0504D"/>
            </w:tcBorders>
          </w:tcPr>
          <w:p w:rsidR="000620A8" w:rsidRPr="00A752AB" w:rsidRDefault="000620A8" w:rsidP="0027698B">
            <w:pPr>
              <w:rPr>
                <w:lang w:val="ro-RO"/>
              </w:rPr>
            </w:pPr>
          </w:p>
        </w:tc>
        <w:tc>
          <w:tcPr>
            <w:tcW w:w="2610" w:type="dxa"/>
            <w:tcBorders>
              <w:top w:val="single" w:sz="8" w:space="0" w:color="C0504D"/>
              <w:bottom w:val="single" w:sz="8" w:space="0" w:color="C0504D"/>
            </w:tcBorders>
          </w:tcPr>
          <w:p w:rsidR="000620A8" w:rsidRDefault="000620A8" w:rsidP="0027698B">
            <w:pPr>
              <w:rPr>
                <w:lang w:val="ro-RO"/>
              </w:rPr>
            </w:pPr>
            <w:r>
              <w:rPr>
                <w:lang w:val="ro-RO"/>
              </w:rPr>
              <w:t>Bigint</w:t>
            </w:r>
          </w:p>
        </w:tc>
        <w:tc>
          <w:tcPr>
            <w:tcW w:w="3240" w:type="dxa"/>
            <w:tcBorders>
              <w:top w:val="single" w:sz="8" w:space="0" w:color="C0504D"/>
              <w:bottom w:val="single" w:sz="8" w:space="0" w:color="C0504D"/>
              <w:right w:val="single" w:sz="8" w:space="0" w:color="C0504D"/>
            </w:tcBorders>
          </w:tcPr>
          <w:p w:rsidR="000620A8" w:rsidRPr="00A752AB" w:rsidRDefault="000620A8" w:rsidP="0027698B">
            <w:pPr>
              <w:rPr>
                <w:lang w:val="ro-RO"/>
              </w:rPr>
            </w:pPr>
          </w:p>
        </w:tc>
      </w:tr>
      <w:tr w:rsidR="000620A8" w:rsidRPr="00A752AB" w:rsidTr="0027698B">
        <w:tc>
          <w:tcPr>
            <w:tcW w:w="2358" w:type="dxa"/>
            <w:tcBorders>
              <w:top w:val="single" w:sz="8" w:space="0" w:color="C0504D"/>
              <w:left w:val="single" w:sz="8" w:space="0" w:color="C0504D"/>
              <w:bottom w:val="single" w:sz="8" w:space="0" w:color="C0504D"/>
            </w:tcBorders>
          </w:tcPr>
          <w:p w:rsidR="000620A8" w:rsidRDefault="000620A8" w:rsidP="0027698B">
            <w:pPr>
              <w:rPr>
                <w:b/>
                <w:bCs/>
                <w:lang w:val="ro-RO"/>
              </w:rPr>
            </w:pPr>
            <w:r>
              <w:rPr>
                <w:b/>
                <w:bCs/>
                <w:lang w:val="ro-RO"/>
              </w:rPr>
              <w:t>dataActivitate</w:t>
            </w:r>
          </w:p>
        </w:tc>
        <w:tc>
          <w:tcPr>
            <w:tcW w:w="2160" w:type="dxa"/>
            <w:tcBorders>
              <w:top w:val="single" w:sz="8" w:space="0" w:color="C0504D"/>
              <w:bottom w:val="single" w:sz="8" w:space="0" w:color="C0504D"/>
            </w:tcBorders>
          </w:tcPr>
          <w:p w:rsidR="000620A8" w:rsidRPr="00A752AB" w:rsidRDefault="000620A8" w:rsidP="0027698B">
            <w:pPr>
              <w:rPr>
                <w:lang w:val="ro-RO"/>
              </w:rPr>
            </w:pPr>
          </w:p>
        </w:tc>
        <w:tc>
          <w:tcPr>
            <w:tcW w:w="2610" w:type="dxa"/>
            <w:tcBorders>
              <w:top w:val="single" w:sz="8" w:space="0" w:color="C0504D"/>
              <w:bottom w:val="single" w:sz="8" w:space="0" w:color="C0504D"/>
            </w:tcBorders>
          </w:tcPr>
          <w:p w:rsidR="000620A8" w:rsidRDefault="000620A8" w:rsidP="0027698B">
            <w:pPr>
              <w:rPr>
                <w:lang w:val="ro-RO"/>
              </w:rPr>
            </w:pPr>
            <w:r>
              <w:rPr>
                <w:lang w:val="ro-RO"/>
              </w:rPr>
              <w:t>Date</w:t>
            </w:r>
          </w:p>
        </w:tc>
        <w:tc>
          <w:tcPr>
            <w:tcW w:w="3240" w:type="dxa"/>
            <w:tcBorders>
              <w:top w:val="single" w:sz="8" w:space="0" w:color="C0504D"/>
              <w:bottom w:val="single" w:sz="8" w:space="0" w:color="C0504D"/>
              <w:right w:val="single" w:sz="8" w:space="0" w:color="C0504D"/>
            </w:tcBorders>
          </w:tcPr>
          <w:p w:rsidR="000620A8" w:rsidRPr="00A752AB" w:rsidRDefault="000620A8" w:rsidP="0027698B">
            <w:pPr>
              <w:rPr>
                <w:lang w:val="ro-RO"/>
              </w:rPr>
            </w:pPr>
          </w:p>
        </w:tc>
      </w:tr>
      <w:tr w:rsidR="000620A8" w:rsidRPr="00A752AB" w:rsidTr="0027698B">
        <w:tc>
          <w:tcPr>
            <w:tcW w:w="2358" w:type="dxa"/>
            <w:tcBorders>
              <w:top w:val="single" w:sz="8" w:space="0" w:color="C0504D"/>
              <w:left w:val="single" w:sz="8" w:space="0" w:color="C0504D"/>
              <w:bottom w:val="single" w:sz="8" w:space="0" w:color="C0504D"/>
            </w:tcBorders>
          </w:tcPr>
          <w:p w:rsidR="000620A8" w:rsidRPr="00A752AB" w:rsidRDefault="000620A8" w:rsidP="0027698B">
            <w:pPr>
              <w:rPr>
                <w:b/>
                <w:bCs/>
                <w:lang w:val="ro-RO"/>
              </w:rPr>
            </w:pPr>
            <w:r>
              <w:rPr>
                <w:b/>
                <w:bCs/>
                <w:lang w:val="ro-RO"/>
              </w:rPr>
              <w:t>codClient</w:t>
            </w:r>
          </w:p>
        </w:tc>
        <w:tc>
          <w:tcPr>
            <w:tcW w:w="2160" w:type="dxa"/>
            <w:tcBorders>
              <w:top w:val="single" w:sz="8" w:space="0" w:color="C0504D"/>
              <w:bottom w:val="single" w:sz="8" w:space="0" w:color="C0504D"/>
            </w:tcBorders>
          </w:tcPr>
          <w:p w:rsidR="000620A8" w:rsidRPr="00A752AB" w:rsidRDefault="000620A8" w:rsidP="0027698B">
            <w:pPr>
              <w:rPr>
                <w:lang w:val="ro-RO"/>
              </w:rPr>
            </w:pPr>
          </w:p>
        </w:tc>
        <w:tc>
          <w:tcPr>
            <w:tcW w:w="2610" w:type="dxa"/>
            <w:tcBorders>
              <w:top w:val="single" w:sz="8" w:space="0" w:color="C0504D"/>
              <w:bottom w:val="single" w:sz="8" w:space="0" w:color="C0504D"/>
            </w:tcBorders>
          </w:tcPr>
          <w:p w:rsidR="000620A8" w:rsidRPr="00A752AB" w:rsidRDefault="000620A8" w:rsidP="0027698B">
            <w:pPr>
              <w:rPr>
                <w:lang w:val="ro-RO"/>
              </w:rPr>
            </w:pPr>
            <w:r>
              <w:rPr>
                <w:lang w:val="ro-RO"/>
              </w:rPr>
              <w:t>Text(100)</w:t>
            </w:r>
          </w:p>
        </w:tc>
        <w:tc>
          <w:tcPr>
            <w:tcW w:w="3240" w:type="dxa"/>
            <w:tcBorders>
              <w:top w:val="single" w:sz="8" w:space="0" w:color="C0504D"/>
              <w:bottom w:val="single" w:sz="8" w:space="0" w:color="C0504D"/>
              <w:right w:val="single" w:sz="8" w:space="0" w:color="C0504D"/>
            </w:tcBorders>
          </w:tcPr>
          <w:p w:rsidR="000620A8" w:rsidRPr="00A752AB" w:rsidRDefault="000620A8" w:rsidP="0027698B">
            <w:pPr>
              <w:rPr>
                <w:lang w:val="ro-RO"/>
              </w:rPr>
            </w:pPr>
          </w:p>
        </w:tc>
      </w:tr>
      <w:tr w:rsidR="000620A8" w:rsidRPr="00A752AB" w:rsidTr="0027698B">
        <w:tc>
          <w:tcPr>
            <w:tcW w:w="2358" w:type="dxa"/>
          </w:tcPr>
          <w:p w:rsidR="000620A8" w:rsidRPr="00A752AB" w:rsidRDefault="000620A8" w:rsidP="0027698B">
            <w:pPr>
              <w:rPr>
                <w:b/>
                <w:bCs/>
                <w:lang w:val="ro-RO"/>
              </w:rPr>
            </w:pPr>
            <w:r>
              <w:rPr>
                <w:b/>
                <w:bCs/>
                <w:lang w:val="ro-RO"/>
              </w:rPr>
              <w:t>numeClient</w:t>
            </w:r>
          </w:p>
        </w:tc>
        <w:tc>
          <w:tcPr>
            <w:tcW w:w="2160" w:type="dxa"/>
          </w:tcPr>
          <w:p w:rsidR="000620A8" w:rsidRPr="00A752AB" w:rsidRDefault="000620A8" w:rsidP="0027698B">
            <w:pPr>
              <w:rPr>
                <w:lang w:val="ro-RO"/>
              </w:rPr>
            </w:pPr>
          </w:p>
        </w:tc>
        <w:tc>
          <w:tcPr>
            <w:tcW w:w="2610" w:type="dxa"/>
          </w:tcPr>
          <w:p w:rsidR="000620A8" w:rsidRPr="00A752AB" w:rsidRDefault="000620A8" w:rsidP="0027698B">
            <w:pPr>
              <w:rPr>
                <w:lang w:val="ro-RO"/>
              </w:rPr>
            </w:pPr>
            <w:r>
              <w:rPr>
                <w:lang w:val="ro-RO"/>
              </w:rPr>
              <w:t>Text(100)</w:t>
            </w:r>
          </w:p>
        </w:tc>
        <w:tc>
          <w:tcPr>
            <w:tcW w:w="3240" w:type="dxa"/>
          </w:tcPr>
          <w:p w:rsidR="000620A8" w:rsidRPr="00A752AB" w:rsidRDefault="000620A8" w:rsidP="0027698B">
            <w:pPr>
              <w:rPr>
                <w:lang w:val="ro-RO"/>
              </w:rPr>
            </w:pPr>
          </w:p>
        </w:tc>
      </w:tr>
      <w:tr w:rsidR="000620A8" w:rsidRPr="00A752AB" w:rsidTr="0027698B">
        <w:tc>
          <w:tcPr>
            <w:tcW w:w="2358" w:type="dxa"/>
            <w:tcBorders>
              <w:top w:val="single" w:sz="8" w:space="0" w:color="C0504D"/>
              <w:left w:val="single" w:sz="8" w:space="0" w:color="C0504D"/>
              <w:bottom w:val="single" w:sz="8" w:space="0" w:color="C0504D"/>
            </w:tcBorders>
          </w:tcPr>
          <w:p w:rsidR="000620A8" w:rsidRPr="00A752AB" w:rsidRDefault="000620A8" w:rsidP="0027698B">
            <w:pPr>
              <w:rPr>
                <w:b/>
                <w:bCs/>
                <w:lang w:val="ro-RO"/>
              </w:rPr>
            </w:pPr>
            <w:r>
              <w:rPr>
                <w:b/>
                <w:bCs/>
                <w:lang w:val="ro-RO"/>
              </w:rPr>
              <w:t>adresaClient</w:t>
            </w:r>
          </w:p>
        </w:tc>
        <w:tc>
          <w:tcPr>
            <w:tcW w:w="2160" w:type="dxa"/>
            <w:tcBorders>
              <w:top w:val="single" w:sz="8" w:space="0" w:color="C0504D"/>
              <w:bottom w:val="single" w:sz="8" w:space="0" w:color="C0504D"/>
            </w:tcBorders>
          </w:tcPr>
          <w:p w:rsidR="000620A8" w:rsidRPr="00A752AB" w:rsidRDefault="000620A8" w:rsidP="0027698B">
            <w:pPr>
              <w:rPr>
                <w:lang w:val="ro-RO"/>
              </w:rPr>
            </w:pPr>
          </w:p>
        </w:tc>
        <w:tc>
          <w:tcPr>
            <w:tcW w:w="2610" w:type="dxa"/>
            <w:tcBorders>
              <w:top w:val="single" w:sz="8" w:space="0" w:color="C0504D"/>
              <w:bottom w:val="single" w:sz="8" w:space="0" w:color="C0504D"/>
            </w:tcBorders>
          </w:tcPr>
          <w:p w:rsidR="000620A8" w:rsidRPr="00A752AB" w:rsidRDefault="000620A8" w:rsidP="0027698B">
            <w:pPr>
              <w:rPr>
                <w:lang w:val="ro-RO"/>
              </w:rPr>
            </w:pPr>
            <w:r>
              <w:rPr>
                <w:lang w:val="ro-RO"/>
              </w:rPr>
              <w:t>Text(255)</w:t>
            </w:r>
          </w:p>
        </w:tc>
        <w:tc>
          <w:tcPr>
            <w:tcW w:w="3240" w:type="dxa"/>
            <w:tcBorders>
              <w:top w:val="single" w:sz="8" w:space="0" w:color="C0504D"/>
              <w:bottom w:val="single" w:sz="8" w:space="0" w:color="C0504D"/>
              <w:right w:val="single" w:sz="8" w:space="0" w:color="C0504D"/>
            </w:tcBorders>
          </w:tcPr>
          <w:p w:rsidR="000620A8" w:rsidRPr="00A752AB" w:rsidRDefault="000620A8" w:rsidP="0027698B">
            <w:pPr>
              <w:rPr>
                <w:lang w:val="ro-RO"/>
              </w:rPr>
            </w:pPr>
          </w:p>
        </w:tc>
      </w:tr>
      <w:tr w:rsidR="000620A8" w:rsidRPr="00A752AB" w:rsidTr="0027698B">
        <w:tc>
          <w:tcPr>
            <w:tcW w:w="2358" w:type="dxa"/>
          </w:tcPr>
          <w:p w:rsidR="000620A8" w:rsidRPr="00A752AB" w:rsidRDefault="000620A8" w:rsidP="0027698B">
            <w:pPr>
              <w:rPr>
                <w:b/>
                <w:bCs/>
                <w:lang w:val="ro-RO"/>
              </w:rPr>
            </w:pPr>
            <w:r>
              <w:rPr>
                <w:b/>
                <w:bCs/>
                <w:lang w:val="ro-RO"/>
              </w:rPr>
              <w:t>idMaterial</w:t>
            </w:r>
          </w:p>
        </w:tc>
        <w:tc>
          <w:tcPr>
            <w:tcW w:w="2160" w:type="dxa"/>
          </w:tcPr>
          <w:p w:rsidR="000620A8" w:rsidRPr="00A752AB" w:rsidRDefault="000620A8" w:rsidP="0027698B">
            <w:pPr>
              <w:rPr>
                <w:lang w:val="ro-RO"/>
              </w:rPr>
            </w:pPr>
          </w:p>
        </w:tc>
        <w:tc>
          <w:tcPr>
            <w:tcW w:w="2610" w:type="dxa"/>
          </w:tcPr>
          <w:p w:rsidR="000620A8" w:rsidRPr="00A752AB" w:rsidRDefault="000620A8" w:rsidP="0027698B">
            <w:pPr>
              <w:rPr>
                <w:lang w:val="ro-RO"/>
              </w:rPr>
            </w:pPr>
            <w:r>
              <w:rPr>
                <w:lang w:val="ro-RO"/>
              </w:rPr>
              <w:t>bigint</w:t>
            </w:r>
          </w:p>
        </w:tc>
        <w:tc>
          <w:tcPr>
            <w:tcW w:w="3240" w:type="dxa"/>
          </w:tcPr>
          <w:p w:rsidR="000620A8" w:rsidRPr="00A752AB" w:rsidRDefault="000620A8" w:rsidP="0027698B">
            <w:pPr>
              <w:rPr>
                <w:lang w:val="ro-RO"/>
              </w:rPr>
            </w:pPr>
          </w:p>
        </w:tc>
      </w:tr>
      <w:tr w:rsidR="000620A8" w:rsidRPr="00A752AB" w:rsidTr="0027698B">
        <w:tc>
          <w:tcPr>
            <w:tcW w:w="2358" w:type="dxa"/>
          </w:tcPr>
          <w:p w:rsidR="000620A8" w:rsidRDefault="000620A8" w:rsidP="0027698B">
            <w:pPr>
              <w:rPr>
                <w:b/>
                <w:bCs/>
                <w:lang w:val="ro-RO"/>
              </w:rPr>
            </w:pPr>
            <w:r>
              <w:rPr>
                <w:b/>
                <w:bCs/>
                <w:lang w:val="ro-RO"/>
              </w:rPr>
              <w:t>numeMaterial</w:t>
            </w:r>
          </w:p>
        </w:tc>
        <w:tc>
          <w:tcPr>
            <w:tcW w:w="2160" w:type="dxa"/>
          </w:tcPr>
          <w:p w:rsidR="000620A8" w:rsidRPr="00A752AB" w:rsidRDefault="000620A8" w:rsidP="0027698B">
            <w:pPr>
              <w:rPr>
                <w:lang w:val="ro-RO"/>
              </w:rPr>
            </w:pPr>
          </w:p>
        </w:tc>
        <w:tc>
          <w:tcPr>
            <w:tcW w:w="2610" w:type="dxa"/>
          </w:tcPr>
          <w:p w:rsidR="000620A8" w:rsidRPr="00A752AB" w:rsidRDefault="000620A8" w:rsidP="0027698B">
            <w:pPr>
              <w:rPr>
                <w:lang w:val="ro-RO"/>
              </w:rPr>
            </w:pPr>
            <w:r>
              <w:rPr>
                <w:lang w:val="ro-RO"/>
              </w:rPr>
              <w:t>Text(100)</w:t>
            </w:r>
          </w:p>
        </w:tc>
        <w:tc>
          <w:tcPr>
            <w:tcW w:w="3240" w:type="dxa"/>
          </w:tcPr>
          <w:p w:rsidR="000620A8" w:rsidRPr="00A752AB" w:rsidRDefault="000620A8" w:rsidP="0027698B">
            <w:pPr>
              <w:rPr>
                <w:lang w:val="ro-RO"/>
              </w:rPr>
            </w:pPr>
          </w:p>
        </w:tc>
      </w:tr>
      <w:tr w:rsidR="000620A8" w:rsidRPr="00A752AB" w:rsidTr="0027698B">
        <w:tc>
          <w:tcPr>
            <w:tcW w:w="2358" w:type="dxa"/>
          </w:tcPr>
          <w:p w:rsidR="000620A8" w:rsidRDefault="000620A8" w:rsidP="0027698B">
            <w:pPr>
              <w:rPr>
                <w:b/>
                <w:bCs/>
                <w:lang w:val="ro-RO"/>
              </w:rPr>
            </w:pPr>
            <w:r>
              <w:rPr>
                <w:b/>
                <w:bCs/>
                <w:lang w:val="ro-RO"/>
              </w:rPr>
              <w:t>cantitateExistentaClient</w:t>
            </w:r>
          </w:p>
        </w:tc>
        <w:tc>
          <w:tcPr>
            <w:tcW w:w="2160" w:type="dxa"/>
          </w:tcPr>
          <w:p w:rsidR="000620A8" w:rsidRPr="00A752AB" w:rsidRDefault="000620A8" w:rsidP="0027698B">
            <w:pPr>
              <w:rPr>
                <w:lang w:val="ro-RO"/>
              </w:rPr>
            </w:pPr>
          </w:p>
        </w:tc>
        <w:tc>
          <w:tcPr>
            <w:tcW w:w="2610" w:type="dxa"/>
          </w:tcPr>
          <w:p w:rsidR="000620A8" w:rsidRDefault="000620A8" w:rsidP="0027698B">
            <w:pPr>
              <w:rPr>
                <w:lang w:val="ro-RO"/>
              </w:rPr>
            </w:pPr>
            <w:r>
              <w:rPr>
                <w:lang w:val="ro-RO"/>
              </w:rPr>
              <w:t>int</w:t>
            </w:r>
          </w:p>
        </w:tc>
        <w:tc>
          <w:tcPr>
            <w:tcW w:w="3240" w:type="dxa"/>
          </w:tcPr>
          <w:p w:rsidR="000620A8" w:rsidRPr="00A752AB" w:rsidRDefault="000620A8" w:rsidP="0027698B">
            <w:pPr>
              <w:rPr>
                <w:lang w:val="ro-RO"/>
              </w:rPr>
            </w:pPr>
          </w:p>
        </w:tc>
      </w:tr>
    </w:tbl>
    <w:p w:rsidR="000620A8" w:rsidRDefault="000620A8" w:rsidP="00FC6B03">
      <w:pPr>
        <w:rPr>
          <w:noProof/>
          <w:lang w:val="ro-RO"/>
        </w:rPr>
      </w:pPr>
    </w:p>
    <w:p w:rsidR="00D23604" w:rsidRPr="000F1569" w:rsidRDefault="00B15DA9" w:rsidP="00D23604">
      <w:pPr>
        <w:pStyle w:val="Heading2"/>
        <w:rPr>
          <w:noProof/>
          <w:lang w:val="ro-RO"/>
        </w:rPr>
      </w:pPr>
      <w:bookmarkStart w:id="76" w:name="_Toc275250498"/>
      <w:r>
        <w:rPr>
          <w:noProof/>
          <w:lang w:val="ro-RO"/>
        </w:rPr>
        <w:t>Target</w:t>
      </w:r>
      <w:bookmarkEnd w:id="76"/>
    </w:p>
    <w:p w:rsidR="00D23604" w:rsidRDefault="00D23604" w:rsidP="00FC6B03">
      <w:pPr>
        <w:rPr>
          <w:noProof/>
          <w:lang w:val="ro-RO"/>
        </w:rPr>
      </w:pPr>
    </w:p>
    <w:p w:rsidR="00D23604" w:rsidRPr="00D23604" w:rsidRDefault="0014688D" w:rsidP="00D23604">
      <w:pPr>
        <w:rPr>
          <w:noProof/>
          <w:lang w:val="ro-RO"/>
        </w:rPr>
      </w:pPr>
      <w:r>
        <w:rPr>
          <w:noProof/>
          <w:lang w:val="ro-RO"/>
        </w:rPr>
        <w:t>I</w:t>
      </w:r>
      <w:r w:rsidR="00D23604" w:rsidRPr="00D23604">
        <w:rPr>
          <w:noProof/>
          <w:lang w:val="ro-RO"/>
        </w:rPr>
        <w:t xml:space="preserve">n CRM sa </w:t>
      </w:r>
      <w:r>
        <w:rPr>
          <w:noProof/>
          <w:lang w:val="ro-RO"/>
        </w:rPr>
        <w:t>va</w:t>
      </w:r>
      <w:r w:rsidR="00D23604" w:rsidRPr="00D23604">
        <w:rPr>
          <w:noProof/>
          <w:lang w:val="ro-RO"/>
        </w:rPr>
        <w:t xml:space="preserve"> calcul</w:t>
      </w:r>
      <w:r>
        <w:rPr>
          <w:noProof/>
          <w:lang w:val="ro-RO"/>
        </w:rPr>
        <w:t>a</w:t>
      </w:r>
      <w:r w:rsidR="00D23604" w:rsidRPr="00D23604">
        <w:rPr>
          <w:noProof/>
          <w:lang w:val="ro-RO"/>
        </w:rPr>
        <w:t xml:space="preserve"> targetul pe mai multe nivele:</w:t>
      </w:r>
    </w:p>
    <w:p w:rsidR="00D23604" w:rsidRPr="00D23604" w:rsidRDefault="00D23604" w:rsidP="00D23604">
      <w:pPr>
        <w:rPr>
          <w:noProof/>
          <w:lang w:val="ro-RO"/>
        </w:rPr>
      </w:pPr>
      <w:r w:rsidRPr="00D23604">
        <w:rPr>
          <w:noProof/>
          <w:lang w:val="ro-RO"/>
        </w:rPr>
        <w:t>-</w:t>
      </w:r>
      <w:r w:rsidRPr="00D23604">
        <w:rPr>
          <w:noProof/>
          <w:lang w:val="ro-RO"/>
        </w:rPr>
        <w:tab/>
        <w:t>Zona</w:t>
      </w:r>
    </w:p>
    <w:p w:rsidR="00D23604" w:rsidRPr="00D23604" w:rsidRDefault="00D23604" w:rsidP="00D23604">
      <w:pPr>
        <w:rPr>
          <w:noProof/>
          <w:lang w:val="ro-RO"/>
        </w:rPr>
      </w:pPr>
      <w:r w:rsidRPr="00D23604">
        <w:rPr>
          <w:noProof/>
          <w:lang w:val="ro-RO"/>
        </w:rPr>
        <w:t>-</w:t>
      </w:r>
      <w:r w:rsidRPr="00D23604">
        <w:rPr>
          <w:noProof/>
          <w:lang w:val="ro-RO"/>
        </w:rPr>
        <w:tab/>
        <w:t>Distribuitor (client direct al Boromir)</w:t>
      </w:r>
    </w:p>
    <w:p w:rsidR="00D23604" w:rsidRPr="00D23604" w:rsidRDefault="00D23604" w:rsidP="00D23604">
      <w:pPr>
        <w:rPr>
          <w:noProof/>
          <w:lang w:val="ro-RO"/>
        </w:rPr>
      </w:pPr>
      <w:r w:rsidRPr="00D23604">
        <w:rPr>
          <w:noProof/>
          <w:lang w:val="ro-RO"/>
        </w:rPr>
        <w:t>-</w:t>
      </w:r>
      <w:r w:rsidRPr="00D23604">
        <w:rPr>
          <w:noProof/>
          <w:lang w:val="ro-RO"/>
        </w:rPr>
        <w:tab/>
        <w:t>ASM</w:t>
      </w:r>
    </w:p>
    <w:p w:rsidR="00D23604" w:rsidRPr="00D23604" w:rsidRDefault="00D23604" w:rsidP="00D23604">
      <w:pPr>
        <w:rPr>
          <w:noProof/>
          <w:lang w:val="ro-RO"/>
        </w:rPr>
      </w:pPr>
      <w:r w:rsidRPr="00D23604">
        <w:rPr>
          <w:noProof/>
          <w:lang w:val="ro-RO"/>
        </w:rPr>
        <w:t>-</w:t>
      </w:r>
      <w:r w:rsidRPr="00D23604">
        <w:rPr>
          <w:noProof/>
          <w:lang w:val="ro-RO"/>
        </w:rPr>
        <w:tab/>
        <w:t>Agent</w:t>
      </w:r>
    </w:p>
    <w:p w:rsidR="00D23604" w:rsidRPr="00D23604" w:rsidRDefault="00D23604" w:rsidP="00D23604">
      <w:pPr>
        <w:rPr>
          <w:noProof/>
          <w:lang w:val="ro-RO"/>
        </w:rPr>
      </w:pPr>
      <w:r w:rsidRPr="00D23604">
        <w:rPr>
          <w:noProof/>
          <w:lang w:val="ro-RO"/>
        </w:rPr>
        <w:t>-</w:t>
      </w:r>
      <w:r w:rsidRPr="00D23604">
        <w:rPr>
          <w:noProof/>
          <w:lang w:val="ro-RO"/>
        </w:rPr>
        <w:tab/>
        <w:t>Categorie de produse</w:t>
      </w:r>
    </w:p>
    <w:p w:rsidR="00D23604" w:rsidRPr="00D23604" w:rsidRDefault="00D23604" w:rsidP="00D23604">
      <w:pPr>
        <w:rPr>
          <w:noProof/>
          <w:lang w:val="ro-RO"/>
        </w:rPr>
      </w:pPr>
    </w:p>
    <w:p w:rsidR="00D23604" w:rsidRPr="00D23604" w:rsidRDefault="00D23604" w:rsidP="00D23604">
      <w:pPr>
        <w:rPr>
          <w:noProof/>
          <w:lang w:val="ro-RO"/>
        </w:rPr>
      </w:pPr>
      <w:r w:rsidRPr="00D23604">
        <w:rPr>
          <w:noProof/>
          <w:lang w:val="ro-RO"/>
        </w:rPr>
        <w:t>In acest context, CRM va furniza catre EMA informatii despre targetul propus si cel realizat</w:t>
      </w:r>
      <w:r w:rsidR="003D0774">
        <w:rPr>
          <w:noProof/>
          <w:lang w:val="ro-RO"/>
        </w:rPr>
        <w:t xml:space="preserve"> la nivel de agent</w:t>
      </w:r>
      <w:r w:rsidRPr="00D23604">
        <w:rPr>
          <w:noProof/>
          <w:lang w:val="ro-RO"/>
        </w:rPr>
        <w:t>.</w:t>
      </w:r>
    </w:p>
    <w:p w:rsidR="00D23604" w:rsidRPr="00D23604" w:rsidRDefault="00D23604" w:rsidP="00D23604">
      <w:pPr>
        <w:rPr>
          <w:noProof/>
          <w:lang w:val="ro-RO"/>
        </w:rPr>
      </w:pPr>
    </w:p>
    <w:p w:rsidR="0014688D" w:rsidRDefault="0014688D" w:rsidP="00D23604">
      <w:pPr>
        <w:rPr>
          <w:noProof/>
          <w:lang w:val="ro-RO"/>
        </w:rPr>
      </w:pPr>
    </w:p>
    <w:tbl>
      <w:tblPr>
        <w:tblW w:w="0" w:type="auto"/>
        <w:tblBorders>
          <w:top w:val="single" w:sz="8" w:space="0" w:color="C0504D"/>
          <w:left w:val="single" w:sz="8" w:space="0" w:color="C0504D"/>
          <w:bottom w:val="single" w:sz="8" w:space="0" w:color="C0504D"/>
          <w:right w:val="single" w:sz="8" w:space="0" w:color="C0504D"/>
        </w:tblBorders>
        <w:tblLook w:val="04A0"/>
      </w:tblPr>
      <w:tblGrid>
        <w:gridCol w:w="2230"/>
        <w:gridCol w:w="2070"/>
        <w:gridCol w:w="2412"/>
        <w:gridCol w:w="3071"/>
      </w:tblGrid>
      <w:tr w:rsidR="00D23604" w:rsidRPr="00A752AB" w:rsidTr="00421F5A">
        <w:tc>
          <w:tcPr>
            <w:tcW w:w="2230" w:type="dxa"/>
            <w:shd w:val="clear" w:color="auto" w:fill="C0504D"/>
          </w:tcPr>
          <w:p w:rsidR="00D23604" w:rsidRPr="00A752AB" w:rsidRDefault="00D23604" w:rsidP="0027698B">
            <w:pPr>
              <w:rPr>
                <w:b/>
                <w:bCs/>
                <w:color w:val="FFFFFF"/>
                <w:lang w:val="ro-RO"/>
              </w:rPr>
            </w:pPr>
            <w:r w:rsidRPr="00A752AB">
              <w:rPr>
                <w:b/>
                <w:bCs/>
                <w:color w:val="FFFFFF"/>
                <w:lang w:val="ro-RO"/>
              </w:rPr>
              <w:t>Denumire Camp</w:t>
            </w:r>
          </w:p>
        </w:tc>
        <w:tc>
          <w:tcPr>
            <w:tcW w:w="2070" w:type="dxa"/>
            <w:shd w:val="clear" w:color="auto" w:fill="C0504D"/>
          </w:tcPr>
          <w:p w:rsidR="00D23604" w:rsidRPr="00A752AB" w:rsidRDefault="00D23604" w:rsidP="0027698B">
            <w:pPr>
              <w:rPr>
                <w:b/>
                <w:bCs/>
                <w:color w:val="FFFFFF"/>
                <w:lang w:val="ro-RO"/>
              </w:rPr>
            </w:pPr>
            <w:r w:rsidRPr="00A752AB">
              <w:rPr>
                <w:b/>
                <w:bCs/>
                <w:color w:val="FFFFFF"/>
                <w:lang w:val="ro-RO"/>
              </w:rPr>
              <w:t>Descriere (eticheta)</w:t>
            </w:r>
          </w:p>
        </w:tc>
        <w:tc>
          <w:tcPr>
            <w:tcW w:w="2412" w:type="dxa"/>
            <w:shd w:val="clear" w:color="auto" w:fill="C0504D"/>
          </w:tcPr>
          <w:p w:rsidR="00D23604" w:rsidRPr="00A752AB" w:rsidRDefault="00D23604" w:rsidP="0027698B">
            <w:pPr>
              <w:rPr>
                <w:b/>
                <w:bCs/>
                <w:color w:val="FFFFFF"/>
                <w:lang w:val="ro-RO"/>
              </w:rPr>
            </w:pPr>
            <w:r w:rsidRPr="00A752AB">
              <w:rPr>
                <w:b/>
                <w:bCs/>
                <w:color w:val="FFFFFF"/>
                <w:lang w:val="ro-RO"/>
              </w:rPr>
              <w:t>Tip de data, Lungime</w:t>
            </w:r>
          </w:p>
        </w:tc>
        <w:tc>
          <w:tcPr>
            <w:tcW w:w="3071" w:type="dxa"/>
            <w:shd w:val="clear" w:color="auto" w:fill="C0504D"/>
          </w:tcPr>
          <w:p w:rsidR="00D23604" w:rsidRPr="00A752AB" w:rsidRDefault="00D23604" w:rsidP="0027698B">
            <w:pPr>
              <w:rPr>
                <w:b/>
                <w:bCs/>
                <w:color w:val="FFFFFF"/>
                <w:lang w:val="ro-RO"/>
              </w:rPr>
            </w:pPr>
            <w:r w:rsidRPr="00A752AB">
              <w:rPr>
                <w:b/>
                <w:bCs/>
                <w:color w:val="FFFFFF"/>
                <w:lang w:val="ro-RO"/>
              </w:rPr>
              <w:t>Observatii</w:t>
            </w:r>
          </w:p>
        </w:tc>
      </w:tr>
      <w:tr w:rsidR="00D23604" w:rsidRPr="00A752AB" w:rsidTr="00421F5A">
        <w:tc>
          <w:tcPr>
            <w:tcW w:w="2230" w:type="dxa"/>
            <w:tcBorders>
              <w:top w:val="single" w:sz="8" w:space="0" w:color="C0504D"/>
              <w:left w:val="single" w:sz="8" w:space="0" w:color="C0504D"/>
              <w:bottom w:val="single" w:sz="8" w:space="0" w:color="C0504D"/>
            </w:tcBorders>
          </w:tcPr>
          <w:p w:rsidR="00D23604" w:rsidRPr="00A752AB" w:rsidRDefault="00D23604" w:rsidP="0027698B">
            <w:pPr>
              <w:rPr>
                <w:b/>
                <w:bCs/>
                <w:lang w:val="ro-RO"/>
              </w:rPr>
            </w:pPr>
            <w:r>
              <w:rPr>
                <w:b/>
                <w:bCs/>
                <w:lang w:val="ro-RO"/>
              </w:rPr>
              <w:t>codAgent</w:t>
            </w:r>
          </w:p>
        </w:tc>
        <w:tc>
          <w:tcPr>
            <w:tcW w:w="2070" w:type="dxa"/>
            <w:tcBorders>
              <w:top w:val="single" w:sz="8" w:space="0" w:color="C0504D"/>
              <w:bottom w:val="single" w:sz="8" w:space="0" w:color="C0504D"/>
            </w:tcBorders>
          </w:tcPr>
          <w:p w:rsidR="00D23604" w:rsidRPr="00A752AB" w:rsidRDefault="00421F5A" w:rsidP="0027698B">
            <w:pPr>
              <w:rPr>
                <w:lang w:val="ro-RO"/>
              </w:rPr>
            </w:pPr>
            <w:r>
              <w:rPr>
                <w:lang w:val="ro-RO"/>
              </w:rPr>
              <w:t>Cod iScala al agentului</w:t>
            </w:r>
          </w:p>
        </w:tc>
        <w:tc>
          <w:tcPr>
            <w:tcW w:w="2412" w:type="dxa"/>
            <w:tcBorders>
              <w:top w:val="single" w:sz="8" w:space="0" w:color="C0504D"/>
              <w:bottom w:val="single" w:sz="8" w:space="0" w:color="C0504D"/>
            </w:tcBorders>
          </w:tcPr>
          <w:p w:rsidR="00D23604" w:rsidRPr="00A752AB" w:rsidRDefault="00D23604" w:rsidP="0027698B">
            <w:pPr>
              <w:rPr>
                <w:lang w:val="ro-RO"/>
              </w:rPr>
            </w:pPr>
            <w:r>
              <w:rPr>
                <w:lang w:val="ro-RO"/>
              </w:rPr>
              <w:t>Text(100)</w:t>
            </w:r>
          </w:p>
        </w:tc>
        <w:tc>
          <w:tcPr>
            <w:tcW w:w="3071" w:type="dxa"/>
            <w:tcBorders>
              <w:top w:val="single" w:sz="8" w:space="0" w:color="C0504D"/>
              <w:bottom w:val="single" w:sz="8" w:space="0" w:color="C0504D"/>
              <w:right w:val="single" w:sz="8" w:space="0" w:color="C0504D"/>
            </w:tcBorders>
          </w:tcPr>
          <w:p w:rsidR="00D23604" w:rsidRPr="00A752AB" w:rsidRDefault="00D23604" w:rsidP="0027698B">
            <w:pPr>
              <w:rPr>
                <w:lang w:val="ro-RO"/>
              </w:rPr>
            </w:pPr>
          </w:p>
        </w:tc>
      </w:tr>
      <w:tr w:rsidR="00D23604" w:rsidRPr="00A752AB" w:rsidTr="00421F5A">
        <w:tc>
          <w:tcPr>
            <w:tcW w:w="2230" w:type="dxa"/>
          </w:tcPr>
          <w:p w:rsidR="00D23604" w:rsidRPr="0009160B" w:rsidRDefault="00D23604" w:rsidP="0027698B">
            <w:pPr>
              <w:rPr>
                <w:b/>
                <w:bCs/>
                <w:lang w:val="ro-RO"/>
              </w:rPr>
            </w:pPr>
            <w:r w:rsidRPr="0009160B">
              <w:rPr>
                <w:b/>
                <w:bCs/>
                <w:lang w:val="ro-RO"/>
              </w:rPr>
              <w:t>codClient</w:t>
            </w:r>
          </w:p>
        </w:tc>
        <w:tc>
          <w:tcPr>
            <w:tcW w:w="2070" w:type="dxa"/>
          </w:tcPr>
          <w:p w:rsidR="00D23604" w:rsidRPr="00A752AB" w:rsidRDefault="00421F5A" w:rsidP="0027698B">
            <w:pPr>
              <w:rPr>
                <w:lang w:val="ro-RO"/>
              </w:rPr>
            </w:pPr>
            <w:r>
              <w:rPr>
                <w:lang w:val="ro-RO"/>
              </w:rPr>
              <w:t>Cod iScala al distribuitorului</w:t>
            </w:r>
          </w:p>
        </w:tc>
        <w:tc>
          <w:tcPr>
            <w:tcW w:w="2412" w:type="dxa"/>
          </w:tcPr>
          <w:p w:rsidR="00D23604" w:rsidRPr="00A752AB" w:rsidRDefault="00D23604" w:rsidP="0027698B">
            <w:pPr>
              <w:rPr>
                <w:lang w:val="ro-RO"/>
              </w:rPr>
            </w:pPr>
            <w:r>
              <w:rPr>
                <w:lang w:val="ro-RO"/>
              </w:rPr>
              <w:t>Text(100)</w:t>
            </w:r>
          </w:p>
        </w:tc>
        <w:tc>
          <w:tcPr>
            <w:tcW w:w="3071" w:type="dxa"/>
          </w:tcPr>
          <w:p w:rsidR="00D23604" w:rsidRPr="00A752AB" w:rsidRDefault="00D23604" w:rsidP="0027698B">
            <w:pPr>
              <w:rPr>
                <w:lang w:val="ro-RO"/>
              </w:rPr>
            </w:pPr>
          </w:p>
        </w:tc>
      </w:tr>
      <w:tr w:rsidR="00D23604" w:rsidRPr="00A752AB" w:rsidTr="00421F5A">
        <w:tc>
          <w:tcPr>
            <w:tcW w:w="2230" w:type="dxa"/>
            <w:tcBorders>
              <w:top w:val="single" w:sz="8" w:space="0" w:color="C0504D"/>
              <w:left w:val="single" w:sz="8" w:space="0" w:color="C0504D"/>
              <w:bottom w:val="single" w:sz="8" w:space="0" w:color="C0504D"/>
            </w:tcBorders>
          </w:tcPr>
          <w:p w:rsidR="00D23604" w:rsidRPr="00A752AB" w:rsidRDefault="00D23604" w:rsidP="0027698B">
            <w:pPr>
              <w:rPr>
                <w:b/>
                <w:bCs/>
                <w:lang w:val="ro-RO"/>
              </w:rPr>
            </w:pPr>
            <w:r>
              <w:rPr>
                <w:b/>
                <w:bCs/>
                <w:lang w:val="ro-RO"/>
              </w:rPr>
              <w:t>codCategorie</w:t>
            </w:r>
          </w:p>
        </w:tc>
        <w:tc>
          <w:tcPr>
            <w:tcW w:w="2070" w:type="dxa"/>
            <w:tcBorders>
              <w:top w:val="single" w:sz="8" w:space="0" w:color="C0504D"/>
              <w:bottom w:val="single" w:sz="8" w:space="0" w:color="C0504D"/>
            </w:tcBorders>
          </w:tcPr>
          <w:p w:rsidR="00D23604" w:rsidRPr="00A752AB" w:rsidRDefault="00421F5A" w:rsidP="0027698B">
            <w:pPr>
              <w:rPr>
                <w:lang w:val="ro-RO"/>
              </w:rPr>
            </w:pPr>
            <w:r>
              <w:rPr>
                <w:lang w:val="ro-RO"/>
              </w:rPr>
              <w:t>Cod iScala a categoriei de prodsu</w:t>
            </w:r>
          </w:p>
        </w:tc>
        <w:tc>
          <w:tcPr>
            <w:tcW w:w="2412" w:type="dxa"/>
            <w:tcBorders>
              <w:top w:val="single" w:sz="8" w:space="0" w:color="C0504D"/>
              <w:bottom w:val="single" w:sz="8" w:space="0" w:color="C0504D"/>
            </w:tcBorders>
          </w:tcPr>
          <w:p w:rsidR="00D23604" w:rsidRPr="00A752AB" w:rsidRDefault="00D23604" w:rsidP="0027698B">
            <w:pPr>
              <w:rPr>
                <w:lang w:val="ro-RO"/>
              </w:rPr>
            </w:pPr>
            <w:r>
              <w:rPr>
                <w:lang w:val="ro-RO"/>
              </w:rPr>
              <w:t>Text(100)</w:t>
            </w:r>
          </w:p>
        </w:tc>
        <w:tc>
          <w:tcPr>
            <w:tcW w:w="3071" w:type="dxa"/>
            <w:tcBorders>
              <w:top w:val="single" w:sz="8" w:space="0" w:color="C0504D"/>
              <w:bottom w:val="single" w:sz="8" w:space="0" w:color="C0504D"/>
              <w:right w:val="single" w:sz="8" w:space="0" w:color="C0504D"/>
            </w:tcBorders>
          </w:tcPr>
          <w:p w:rsidR="00D23604" w:rsidRPr="00A752AB" w:rsidRDefault="00D23604" w:rsidP="0027698B">
            <w:pPr>
              <w:rPr>
                <w:lang w:val="ro-RO"/>
              </w:rPr>
            </w:pPr>
          </w:p>
        </w:tc>
      </w:tr>
      <w:tr w:rsidR="00D23604" w:rsidRPr="00A752AB" w:rsidTr="00421F5A">
        <w:tc>
          <w:tcPr>
            <w:tcW w:w="2230" w:type="dxa"/>
          </w:tcPr>
          <w:p w:rsidR="00D23604" w:rsidRPr="00A752AB" w:rsidRDefault="00D23604" w:rsidP="0027698B">
            <w:pPr>
              <w:rPr>
                <w:b/>
                <w:bCs/>
                <w:lang w:val="ro-RO"/>
              </w:rPr>
            </w:pPr>
            <w:r>
              <w:rPr>
                <w:b/>
                <w:bCs/>
                <w:lang w:val="ro-RO"/>
              </w:rPr>
              <w:t>codProdus</w:t>
            </w:r>
          </w:p>
        </w:tc>
        <w:tc>
          <w:tcPr>
            <w:tcW w:w="2070" w:type="dxa"/>
          </w:tcPr>
          <w:p w:rsidR="00D23604" w:rsidRPr="00A752AB" w:rsidRDefault="00421F5A" w:rsidP="0027698B">
            <w:pPr>
              <w:rPr>
                <w:lang w:val="ro-RO"/>
              </w:rPr>
            </w:pPr>
            <w:r>
              <w:rPr>
                <w:lang w:val="ro-RO"/>
              </w:rPr>
              <w:t>Cod iScala de produs</w:t>
            </w:r>
          </w:p>
        </w:tc>
        <w:tc>
          <w:tcPr>
            <w:tcW w:w="2412" w:type="dxa"/>
          </w:tcPr>
          <w:p w:rsidR="00D23604" w:rsidRPr="00A752AB" w:rsidRDefault="00D23604" w:rsidP="0027698B">
            <w:pPr>
              <w:rPr>
                <w:lang w:val="ro-RO"/>
              </w:rPr>
            </w:pPr>
            <w:r>
              <w:rPr>
                <w:lang w:val="ro-RO"/>
              </w:rPr>
              <w:t>Text(100)</w:t>
            </w:r>
          </w:p>
        </w:tc>
        <w:tc>
          <w:tcPr>
            <w:tcW w:w="3071" w:type="dxa"/>
          </w:tcPr>
          <w:p w:rsidR="00D23604" w:rsidRPr="00A752AB" w:rsidRDefault="00D23604" w:rsidP="0027698B">
            <w:pPr>
              <w:rPr>
                <w:lang w:val="ro-RO"/>
              </w:rPr>
            </w:pPr>
          </w:p>
        </w:tc>
      </w:tr>
      <w:tr w:rsidR="00D23604" w:rsidRPr="00A752AB" w:rsidTr="00421F5A">
        <w:tc>
          <w:tcPr>
            <w:tcW w:w="2230" w:type="dxa"/>
          </w:tcPr>
          <w:p w:rsidR="00D23604" w:rsidRDefault="00D23604" w:rsidP="0027698B">
            <w:pPr>
              <w:rPr>
                <w:b/>
                <w:bCs/>
                <w:lang w:val="ro-RO"/>
              </w:rPr>
            </w:pPr>
            <w:r>
              <w:rPr>
                <w:b/>
                <w:bCs/>
                <w:lang w:val="ro-RO"/>
              </w:rPr>
              <w:t>codZona</w:t>
            </w:r>
          </w:p>
        </w:tc>
        <w:tc>
          <w:tcPr>
            <w:tcW w:w="2070" w:type="dxa"/>
          </w:tcPr>
          <w:p w:rsidR="00D23604" w:rsidRPr="00A752AB" w:rsidRDefault="00421F5A" w:rsidP="0027698B">
            <w:pPr>
              <w:rPr>
                <w:lang w:val="ro-RO"/>
              </w:rPr>
            </w:pPr>
            <w:r>
              <w:rPr>
                <w:lang w:val="ro-RO"/>
              </w:rPr>
              <w:t>Cod iScala de zona</w:t>
            </w:r>
          </w:p>
        </w:tc>
        <w:tc>
          <w:tcPr>
            <w:tcW w:w="2412" w:type="dxa"/>
          </w:tcPr>
          <w:p w:rsidR="00D23604" w:rsidRPr="00A752AB" w:rsidRDefault="00D23604" w:rsidP="0027698B">
            <w:pPr>
              <w:rPr>
                <w:lang w:val="ro-RO"/>
              </w:rPr>
            </w:pPr>
            <w:r>
              <w:rPr>
                <w:lang w:val="ro-RO"/>
              </w:rPr>
              <w:t>Text(100)</w:t>
            </w:r>
          </w:p>
        </w:tc>
        <w:tc>
          <w:tcPr>
            <w:tcW w:w="3071" w:type="dxa"/>
          </w:tcPr>
          <w:p w:rsidR="00D23604" w:rsidRPr="00A752AB" w:rsidRDefault="00D23604" w:rsidP="0027698B">
            <w:pPr>
              <w:rPr>
                <w:lang w:val="ro-RO"/>
              </w:rPr>
            </w:pPr>
            <w:r>
              <w:rPr>
                <w:lang w:val="ro-RO"/>
              </w:rPr>
              <w:t>Vor trebuie sa fie aceleasi zone in cele 2 sisteme</w:t>
            </w:r>
          </w:p>
        </w:tc>
      </w:tr>
      <w:tr w:rsidR="00D23604" w:rsidRPr="00A752AB" w:rsidTr="00421F5A">
        <w:tc>
          <w:tcPr>
            <w:tcW w:w="2230" w:type="dxa"/>
          </w:tcPr>
          <w:p w:rsidR="00D23604" w:rsidRDefault="00D23604" w:rsidP="0027698B">
            <w:pPr>
              <w:rPr>
                <w:b/>
                <w:bCs/>
                <w:lang w:val="ro-RO"/>
              </w:rPr>
            </w:pPr>
            <w:r>
              <w:rPr>
                <w:b/>
                <w:bCs/>
                <w:lang w:val="ro-RO"/>
              </w:rPr>
              <w:t>numeZona</w:t>
            </w:r>
          </w:p>
        </w:tc>
        <w:tc>
          <w:tcPr>
            <w:tcW w:w="2070" w:type="dxa"/>
          </w:tcPr>
          <w:p w:rsidR="00D23604" w:rsidRPr="00A752AB" w:rsidRDefault="00D23604" w:rsidP="0027698B">
            <w:pPr>
              <w:rPr>
                <w:lang w:val="ro-RO"/>
              </w:rPr>
            </w:pPr>
          </w:p>
        </w:tc>
        <w:tc>
          <w:tcPr>
            <w:tcW w:w="2412" w:type="dxa"/>
          </w:tcPr>
          <w:p w:rsidR="00D23604" w:rsidRDefault="00D23604" w:rsidP="0027698B">
            <w:pPr>
              <w:rPr>
                <w:lang w:val="ro-RO"/>
              </w:rPr>
            </w:pPr>
          </w:p>
        </w:tc>
        <w:tc>
          <w:tcPr>
            <w:tcW w:w="3071" w:type="dxa"/>
          </w:tcPr>
          <w:p w:rsidR="00D23604" w:rsidRDefault="00D23604" w:rsidP="0027698B">
            <w:pPr>
              <w:rPr>
                <w:lang w:val="ro-RO"/>
              </w:rPr>
            </w:pPr>
          </w:p>
        </w:tc>
      </w:tr>
      <w:tr w:rsidR="00D23604" w:rsidRPr="00A752AB" w:rsidTr="00421F5A">
        <w:tc>
          <w:tcPr>
            <w:tcW w:w="2230" w:type="dxa"/>
          </w:tcPr>
          <w:p w:rsidR="00D23604" w:rsidRDefault="00D23604" w:rsidP="0027698B">
            <w:pPr>
              <w:rPr>
                <w:b/>
                <w:bCs/>
                <w:lang w:val="ro-RO"/>
              </w:rPr>
            </w:pPr>
            <w:r>
              <w:rPr>
                <w:b/>
                <w:bCs/>
                <w:lang w:val="ro-RO"/>
              </w:rPr>
              <w:t>Valoare</w:t>
            </w:r>
          </w:p>
        </w:tc>
        <w:tc>
          <w:tcPr>
            <w:tcW w:w="2070" w:type="dxa"/>
          </w:tcPr>
          <w:p w:rsidR="00D23604" w:rsidRPr="00A752AB" w:rsidRDefault="00D23604" w:rsidP="0027698B">
            <w:pPr>
              <w:rPr>
                <w:lang w:val="ro-RO"/>
              </w:rPr>
            </w:pPr>
          </w:p>
        </w:tc>
        <w:tc>
          <w:tcPr>
            <w:tcW w:w="2412" w:type="dxa"/>
          </w:tcPr>
          <w:p w:rsidR="00D23604" w:rsidRDefault="00421F5A" w:rsidP="0027698B">
            <w:pPr>
              <w:rPr>
                <w:lang w:val="ro-RO"/>
              </w:rPr>
            </w:pPr>
            <w:r>
              <w:rPr>
                <w:lang w:val="ro-RO"/>
              </w:rPr>
              <w:t>Float</w:t>
            </w:r>
          </w:p>
        </w:tc>
        <w:tc>
          <w:tcPr>
            <w:tcW w:w="3071" w:type="dxa"/>
          </w:tcPr>
          <w:p w:rsidR="00D23604" w:rsidRDefault="00D23604" w:rsidP="0027698B">
            <w:pPr>
              <w:rPr>
                <w:lang w:val="ro-RO"/>
              </w:rPr>
            </w:pPr>
          </w:p>
        </w:tc>
      </w:tr>
      <w:tr w:rsidR="00421F5A" w:rsidRPr="00A752AB" w:rsidTr="00421F5A">
        <w:tc>
          <w:tcPr>
            <w:tcW w:w="2230" w:type="dxa"/>
          </w:tcPr>
          <w:p w:rsidR="00421F5A" w:rsidRDefault="00421F5A" w:rsidP="0027698B">
            <w:pPr>
              <w:rPr>
                <w:b/>
                <w:bCs/>
                <w:lang w:val="ro-RO"/>
              </w:rPr>
            </w:pPr>
            <w:r>
              <w:rPr>
                <w:b/>
                <w:bCs/>
                <w:lang w:val="ro-RO"/>
              </w:rPr>
              <w:t>Cantitate</w:t>
            </w:r>
          </w:p>
        </w:tc>
        <w:tc>
          <w:tcPr>
            <w:tcW w:w="2070" w:type="dxa"/>
          </w:tcPr>
          <w:p w:rsidR="00421F5A" w:rsidRPr="00A752AB" w:rsidRDefault="00421F5A" w:rsidP="0027698B">
            <w:pPr>
              <w:rPr>
                <w:lang w:val="ro-RO"/>
              </w:rPr>
            </w:pPr>
          </w:p>
        </w:tc>
        <w:tc>
          <w:tcPr>
            <w:tcW w:w="2412" w:type="dxa"/>
          </w:tcPr>
          <w:p w:rsidR="00421F5A" w:rsidRDefault="00421F5A" w:rsidP="0027698B">
            <w:pPr>
              <w:rPr>
                <w:lang w:val="ro-RO"/>
              </w:rPr>
            </w:pPr>
            <w:r>
              <w:rPr>
                <w:lang w:val="ro-RO"/>
              </w:rPr>
              <w:t>Float</w:t>
            </w:r>
          </w:p>
        </w:tc>
        <w:tc>
          <w:tcPr>
            <w:tcW w:w="3071" w:type="dxa"/>
          </w:tcPr>
          <w:p w:rsidR="00421F5A" w:rsidRDefault="00421F5A" w:rsidP="0027698B">
            <w:pPr>
              <w:rPr>
                <w:lang w:val="ro-RO"/>
              </w:rPr>
            </w:pPr>
          </w:p>
        </w:tc>
      </w:tr>
      <w:tr w:rsidR="00421F5A" w:rsidRPr="00A752AB" w:rsidTr="00421F5A">
        <w:tc>
          <w:tcPr>
            <w:tcW w:w="2230" w:type="dxa"/>
          </w:tcPr>
          <w:p w:rsidR="00421F5A" w:rsidRDefault="00421F5A" w:rsidP="0027698B">
            <w:pPr>
              <w:rPr>
                <w:b/>
                <w:bCs/>
                <w:lang w:val="ro-RO"/>
              </w:rPr>
            </w:pPr>
            <w:r>
              <w:rPr>
                <w:b/>
                <w:bCs/>
                <w:lang w:val="ro-RO"/>
              </w:rPr>
              <w:t>Greutate</w:t>
            </w:r>
          </w:p>
        </w:tc>
        <w:tc>
          <w:tcPr>
            <w:tcW w:w="2070" w:type="dxa"/>
          </w:tcPr>
          <w:p w:rsidR="00421F5A" w:rsidRPr="00A752AB" w:rsidRDefault="00421F5A" w:rsidP="0027698B">
            <w:pPr>
              <w:rPr>
                <w:lang w:val="ro-RO"/>
              </w:rPr>
            </w:pPr>
          </w:p>
        </w:tc>
        <w:tc>
          <w:tcPr>
            <w:tcW w:w="2412" w:type="dxa"/>
          </w:tcPr>
          <w:p w:rsidR="00421F5A" w:rsidRDefault="00421F5A" w:rsidP="0027698B">
            <w:pPr>
              <w:rPr>
                <w:lang w:val="ro-RO"/>
              </w:rPr>
            </w:pPr>
            <w:r>
              <w:rPr>
                <w:lang w:val="ro-RO"/>
              </w:rPr>
              <w:t>Float</w:t>
            </w:r>
          </w:p>
        </w:tc>
        <w:tc>
          <w:tcPr>
            <w:tcW w:w="3071" w:type="dxa"/>
          </w:tcPr>
          <w:p w:rsidR="00421F5A" w:rsidRDefault="00421F5A" w:rsidP="0027698B">
            <w:pPr>
              <w:rPr>
                <w:lang w:val="ro-RO"/>
              </w:rPr>
            </w:pPr>
          </w:p>
        </w:tc>
      </w:tr>
      <w:tr w:rsidR="00D23604" w:rsidRPr="00A752AB" w:rsidTr="00421F5A">
        <w:tc>
          <w:tcPr>
            <w:tcW w:w="2230" w:type="dxa"/>
          </w:tcPr>
          <w:p w:rsidR="00D23604" w:rsidRDefault="00D23604" w:rsidP="0027698B">
            <w:pPr>
              <w:rPr>
                <w:b/>
                <w:bCs/>
                <w:lang w:val="ro-RO"/>
              </w:rPr>
            </w:pPr>
            <w:r>
              <w:rPr>
                <w:b/>
                <w:bCs/>
                <w:lang w:val="ro-RO"/>
              </w:rPr>
              <w:t>tipTarget</w:t>
            </w:r>
          </w:p>
        </w:tc>
        <w:tc>
          <w:tcPr>
            <w:tcW w:w="2070" w:type="dxa"/>
          </w:tcPr>
          <w:p w:rsidR="00D23604" w:rsidRPr="00A752AB" w:rsidRDefault="00D23604" w:rsidP="0027698B">
            <w:pPr>
              <w:rPr>
                <w:lang w:val="ro-RO"/>
              </w:rPr>
            </w:pPr>
          </w:p>
        </w:tc>
        <w:tc>
          <w:tcPr>
            <w:tcW w:w="2412" w:type="dxa"/>
          </w:tcPr>
          <w:p w:rsidR="00D23604" w:rsidRDefault="00D23604" w:rsidP="0027698B">
            <w:pPr>
              <w:rPr>
                <w:lang w:val="ro-RO"/>
              </w:rPr>
            </w:pPr>
            <w:r>
              <w:rPr>
                <w:lang w:val="ro-RO"/>
              </w:rPr>
              <w:t>Int</w:t>
            </w:r>
          </w:p>
        </w:tc>
        <w:tc>
          <w:tcPr>
            <w:tcW w:w="3071" w:type="dxa"/>
          </w:tcPr>
          <w:p w:rsidR="00D23604" w:rsidRPr="00FA2965" w:rsidRDefault="00D23604" w:rsidP="0027698B">
            <w:pPr>
              <w:rPr>
                <w:lang w:val="ro-RO"/>
              </w:rPr>
            </w:pPr>
            <w:r>
              <w:rPr>
                <w:lang w:val="ro-RO"/>
              </w:rPr>
              <w:t xml:space="preserve">1 - </w:t>
            </w:r>
            <w:r w:rsidRPr="00FA2965">
              <w:rPr>
                <w:lang w:val="ro-RO"/>
              </w:rPr>
              <w:t>AGENT_CANTITATIV</w:t>
            </w:r>
          </w:p>
          <w:p w:rsidR="00D23604" w:rsidRPr="00FA2965" w:rsidRDefault="00D23604" w:rsidP="0027698B">
            <w:pPr>
              <w:rPr>
                <w:lang w:val="ro-RO"/>
              </w:rPr>
            </w:pPr>
            <w:r>
              <w:rPr>
                <w:lang w:val="ro-RO"/>
              </w:rPr>
              <w:t xml:space="preserve">2 - </w:t>
            </w:r>
            <w:r w:rsidRPr="00FA2965">
              <w:rPr>
                <w:lang w:val="ro-RO"/>
              </w:rPr>
              <w:t>INCASARE</w:t>
            </w:r>
          </w:p>
          <w:p w:rsidR="00D23604" w:rsidRPr="00FA2965" w:rsidRDefault="00D23604" w:rsidP="0027698B">
            <w:pPr>
              <w:rPr>
                <w:lang w:val="ro-RO"/>
              </w:rPr>
            </w:pPr>
            <w:r>
              <w:rPr>
                <w:lang w:val="ro-RO"/>
              </w:rPr>
              <w:t xml:space="preserve">3 - </w:t>
            </w:r>
            <w:r w:rsidRPr="00FA2965">
              <w:rPr>
                <w:lang w:val="ro-RO"/>
              </w:rPr>
              <w:t>AGENT_VALORIC</w:t>
            </w:r>
          </w:p>
          <w:p w:rsidR="00D23604" w:rsidRPr="00FA2965" w:rsidRDefault="00D23604" w:rsidP="0027698B">
            <w:pPr>
              <w:rPr>
                <w:lang w:val="ro-RO"/>
              </w:rPr>
            </w:pPr>
            <w:r>
              <w:rPr>
                <w:lang w:val="ro-RO"/>
              </w:rPr>
              <w:t xml:space="preserve">4 - </w:t>
            </w:r>
            <w:r w:rsidRPr="00FA2965">
              <w:rPr>
                <w:lang w:val="ro-RO"/>
              </w:rPr>
              <w:t>AGENT_BUCATI</w:t>
            </w:r>
          </w:p>
          <w:p w:rsidR="00D23604" w:rsidRDefault="00D23604" w:rsidP="0027698B">
            <w:pPr>
              <w:rPr>
                <w:lang w:val="ro-RO"/>
              </w:rPr>
            </w:pPr>
            <w:r>
              <w:rPr>
                <w:lang w:val="ro-RO"/>
              </w:rPr>
              <w:lastRenderedPageBreak/>
              <w:t xml:space="preserve">5 - </w:t>
            </w:r>
            <w:r w:rsidRPr="00FA2965">
              <w:rPr>
                <w:lang w:val="ro-RO"/>
              </w:rPr>
              <w:t>CLIENT</w:t>
            </w:r>
          </w:p>
        </w:tc>
      </w:tr>
      <w:tr w:rsidR="00D23604" w:rsidRPr="00A752AB" w:rsidTr="00421F5A">
        <w:tc>
          <w:tcPr>
            <w:tcW w:w="2230" w:type="dxa"/>
          </w:tcPr>
          <w:p w:rsidR="00D23604" w:rsidRDefault="00D23604" w:rsidP="0027698B">
            <w:pPr>
              <w:rPr>
                <w:b/>
                <w:bCs/>
                <w:lang w:val="ro-RO"/>
              </w:rPr>
            </w:pPr>
            <w:r>
              <w:rPr>
                <w:b/>
                <w:bCs/>
                <w:lang w:val="ro-RO"/>
              </w:rPr>
              <w:lastRenderedPageBreak/>
              <w:t>Canal</w:t>
            </w:r>
          </w:p>
        </w:tc>
        <w:tc>
          <w:tcPr>
            <w:tcW w:w="2070" w:type="dxa"/>
          </w:tcPr>
          <w:p w:rsidR="00D23604" w:rsidRPr="00A752AB" w:rsidRDefault="00D23604" w:rsidP="0027698B">
            <w:pPr>
              <w:rPr>
                <w:lang w:val="ro-RO"/>
              </w:rPr>
            </w:pPr>
          </w:p>
        </w:tc>
        <w:tc>
          <w:tcPr>
            <w:tcW w:w="2412" w:type="dxa"/>
          </w:tcPr>
          <w:p w:rsidR="00D23604" w:rsidRDefault="00D23604" w:rsidP="0027698B">
            <w:pPr>
              <w:rPr>
                <w:lang w:val="ro-RO"/>
              </w:rPr>
            </w:pPr>
            <w:r>
              <w:rPr>
                <w:lang w:val="ro-RO"/>
              </w:rPr>
              <w:t>Text(100)</w:t>
            </w:r>
          </w:p>
        </w:tc>
        <w:tc>
          <w:tcPr>
            <w:tcW w:w="3071" w:type="dxa"/>
          </w:tcPr>
          <w:p w:rsidR="00D23604" w:rsidRDefault="00D23604" w:rsidP="0027698B">
            <w:pPr>
              <w:rPr>
                <w:lang w:val="ro-RO"/>
              </w:rPr>
            </w:pPr>
            <w:r>
              <w:rPr>
                <w:lang w:val="ro-RO"/>
              </w:rPr>
              <w:t>Direct</w:t>
            </w:r>
          </w:p>
          <w:p w:rsidR="00D23604" w:rsidRDefault="00D23604" w:rsidP="0027698B">
            <w:pPr>
              <w:rPr>
                <w:lang w:val="ro-RO"/>
              </w:rPr>
            </w:pPr>
            <w:r>
              <w:rPr>
                <w:lang w:val="ro-RO"/>
              </w:rPr>
              <w:t>Indirect</w:t>
            </w:r>
          </w:p>
        </w:tc>
      </w:tr>
    </w:tbl>
    <w:p w:rsidR="00D23604" w:rsidRPr="007D2FFF" w:rsidRDefault="00D23604" w:rsidP="00FC6B03">
      <w:pPr>
        <w:rPr>
          <w:noProof/>
          <w:lang w:val="ro-RO"/>
        </w:rPr>
      </w:pPr>
    </w:p>
    <w:p w:rsidR="00FC6B03" w:rsidRPr="007D2FFF" w:rsidRDefault="00FC6B03" w:rsidP="00FC6B03">
      <w:pPr>
        <w:pStyle w:val="Heading1"/>
        <w:rPr>
          <w:noProof/>
          <w:lang w:val="ro-RO"/>
        </w:rPr>
      </w:pPr>
      <w:bookmarkStart w:id="77" w:name="_Toc272757452"/>
      <w:bookmarkStart w:id="78" w:name="_Toc275250499"/>
      <w:r w:rsidRPr="007D2FFF">
        <w:rPr>
          <w:noProof/>
          <w:lang w:val="ro-RO"/>
        </w:rPr>
        <w:lastRenderedPageBreak/>
        <w:t>Informatii inregistrate direct in CRM</w:t>
      </w:r>
      <w:bookmarkEnd w:id="77"/>
      <w:bookmarkEnd w:id="78"/>
    </w:p>
    <w:p w:rsidR="00FC6B03" w:rsidRPr="007D2FFF" w:rsidRDefault="00FC6B03" w:rsidP="00FC6B03">
      <w:pPr>
        <w:spacing w:before="0" w:after="0"/>
        <w:rPr>
          <w:noProof/>
          <w:lang w:val="ro-RO"/>
        </w:rPr>
      </w:pPr>
    </w:p>
    <w:p w:rsidR="00FC6B03" w:rsidRPr="007D2FFF" w:rsidRDefault="00FC6B03" w:rsidP="00FC6B03">
      <w:pPr>
        <w:rPr>
          <w:noProof/>
          <w:color w:val="000000"/>
          <w:lang w:val="ro-RO"/>
        </w:rPr>
      </w:pPr>
    </w:p>
    <w:p w:rsidR="00FC6B03" w:rsidRDefault="00FC6B03" w:rsidP="00FC6B03">
      <w:pPr>
        <w:pStyle w:val="Heading2"/>
        <w:rPr>
          <w:noProof/>
          <w:lang w:val="ro-RO"/>
        </w:rPr>
      </w:pPr>
      <w:bookmarkStart w:id="79" w:name="_Toc275250500"/>
      <w:r w:rsidRPr="007D2FFF">
        <w:rPr>
          <w:noProof/>
          <w:lang w:val="ro-RO"/>
        </w:rPr>
        <w:t>Fisa distribuitor</w:t>
      </w:r>
      <w:r w:rsidR="001032A2">
        <w:rPr>
          <w:noProof/>
          <w:lang w:val="ro-RO"/>
        </w:rPr>
        <w:t>ului</w:t>
      </w:r>
      <w:bookmarkEnd w:id="79"/>
    </w:p>
    <w:p w:rsidR="001032A2" w:rsidRDefault="001032A2" w:rsidP="001032A2">
      <w:pPr>
        <w:rPr>
          <w:lang w:val="ro-RO"/>
        </w:rPr>
      </w:pPr>
    </w:p>
    <w:p w:rsidR="001032A2" w:rsidRDefault="00403495" w:rsidP="001032A2">
      <w:pPr>
        <w:rPr>
          <w:lang w:val="ro-RO"/>
        </w:rPr>
      </w:pPr>
      <w:r>
        <w:rPr>
          <w:lang w:val="ro-RO"/>
        </w:rPr>
        <w:t>La momentul curent e</w:t>
      </w:r>
      <w:r w:rsidR="001032A2">
        <w:rPr>
          <w:lang w:val="ro-RO"/>
        </w:rPr>
        <w:t xml:space="preserve">ste un raport </w:t>
      </w:r>
      <w:r w:rsidR="00F4129B">
        <w:rPr>
          <w:lang w:val="ro-RO"/>
        </w:rPr>
        <w:t xml:space="preserve">bi </w:t>
      </w:r>
      <w:r w:rsidR="001032A2">
        <w:rPr>
          <w:lang w:val="ro-RO"/>
        </w:rPr>
        <w:t xml:space="preserve">lunar </w:t>
      </w:r>
      <w:r w:rsidR="00F4129B">
        <w:rPr>
          <w:lang w:val="ro-RO"/>
        </w:rPr>
        <w:t xml:space="preserve">(se completeaza de 2 ori pe luna) </w:t>
      </w:r>
      <w:r w:rsidR="001032A2">
        <w:rPr>
          <w:lang w:val="ro-RO"/>
        </w:rPr>
        <w:t>realizat de ASM care centralizeaza urmatoarele informatii:</w:t>
      </w:r>
    </w:p>
    <w:p w:rsidR="001032A2" w:rsidRDefault="001032A2" w:rsidP="001032A2">
      <w:pPr>
        <w:rPr>
          <w:lang w:val="ro-RO"/>
        </w:rPr>
      </w:pPr>
    </w:p>
    <w:tbl>
      <w:tblPr>
        <w:tblW w:w="0" w:type="auto"/>
        <w:tblBorders>
          <w:top w:val="single" w:sz="8" w:space="0" w:color="C0504D"/>
          <w:left w:val="single" w:sz="8" w:space="0" w:color="C0504D"/>
          <w:bottom w:val="single" w:sz="8" w:space="0" w:color="C0504D"/>
          <w:right w:val="single" w:sz="8" w:space="0" w:color="C0504D"/>
        </w:tblBorders>
        <w:tblLook w:val="04A0"/>
      </w:tblPr>
      <w:tblGrid>
        <w:gridCol w:w="828"/>
        <w:gridCol w:w="3690"/>
        <w:gridCol w:w="5265"/>
      </w:tblGrid>
      <w:tr w:rsidR="00071056" w:rsidRPr="00AA4D94" w:rsidTr="00AA4D94">
        <w:tc>
          <w:tcPr>
            <w:tcW w:w="828" w:type="dxa"/>
            <w:shd w:val="clear" w:color="auto" w:fill="C0504D"/>
          </w:tcPr>
          <w:p w:rsidR="00F4129B" w:rsidRPr="00AA4D94" w:rsidRDefault="00F4129B" w:rsidP="005867FD">
            <w:pPr>
              <w:rPr>
                <w:b/>
                <w:bCs/>
                <w:noProof/>
                <w:color w:val="FFFFFF"/>
                <w:lang w:val="ro-RO"/>
              </w:rPr>
            </w:pPr>
            <w:r w:rsidRPr="00AA4D94">
              <w:rPr>
                <w:b/>
                <w:bCs/>
                <w:noProof/>
                <w:color w:val="FFFFFF"/>
                <w:lang w:val="ro-RO"/>
              </w:rPr>
              <w:t>Ref</w:t>
            </w:r>
          </w:p>
        </w:tc>
        <w:tc>
          <w:tcPr>
            <w:tcW w:w="3690" w:type="dxa"/>
            <w:shd w:val="clear" w:color="auto" w:fill="C0504D"/>
          </w:tcPr>
          <w:p w:rsidR="00F4129B" w:rsidRPr="00AA4D94" w:rsidRDefault="00F4129B" w:rsidP="005867FD">
            <w:pPr>
              <w:rPr>
                <w:b/>
                <w:bCs/>
                <w:noProof/>
                <w:color w:val="FFFFFF"/>
                <w:lang w:val="ro-RO"/>
              </w:rPr>
            </w:pPr>
            <w:r w:rsidRPr="00AA4D94">
              <w:rPr>
                <w:b/>
                <w:bCs/>
                <w:noProof/>
                <w:color w:val="FFFFFF"/>
                <w:lang w:val="ro-RO"/>
              </w:rPr>
              <w:t>Nume Camp</w:t>
            </w:r>
          </w:p>
        </w:tc>
        <w:tc>
          <w:tcPr>
            <w:tcW w:w="5265" w:type="dxa"/>
            <w:shd w:val="clear" w:color="auto" w:fill="C0504D"/>
          </w:tcPr>
          <w:p w:rsidR="00F4129B" w:rsidRPr="00AA4D94" w:rsidRDefault="00F4129B" w:rsidP="005867FD">
            <w:pPr>
              <w:rPr>
                <w:b/>
                <w:bCs/>
                <w:noProof/>
                <w:color w:val="FFFFFF"/>
                <w:lang w:val="ro-RO"/>
              </w:rPr>
            </w:pPr>
            <w:r w:rsidRPr="00AA4D94">
              <w:rPr>
                <w:b/>
                <w:bCs/>
                <w:noProof/>
                <w:color w:val="FFFFFF"/>
                <w:lang w:val="ro-RO"/>
              </w:rPr>
              <w:t>Observatii</w:t>
            </w:r>
          </w:p>
        </w:tc>
      </w:tr>
      <w:tr w:rsidR="00071056" w:rsidRPr="00AA4D94" w:rsidTr="00AA4D94">
        <w:tc>
          <w:tcPr>
            <w:tcW w:w="828" w:type="dxa"/>
            <w:tcBorders>
              <w:top w:val="single" w:sz="8" w:space="0" w:color="C0504D"/>
              <w:left w:val="single" w:sz="8" w:space="0" w:color="C0504D"/>
              <w:bottom w:val="single" w:sz="8" w:space="0" w:color="C0504D"/>
            </w:tcBorders>
          </w:tcPr>
          <w:p w:rsidR="00F4129B" w:rsidRPr="00AA4D94" w:rsidRDefault="00F4129B" w:rsidP="005867FD">
            <w:pPr>
              <w:numPr>
                <w:ilvl w:val="0"/>
                <w:numId w:val="22"/>
              </w:numPr>
              <w:rPr>
                <w:b/>
                <w:bCs/>
                <w:noProof/>
                <w:lang w:val="ro-RO"/>
              </w:rPr>
            </w:pPr>
          </w:p>
        </w:tc>
        <w:tc>
          <w:tcPr>
            <w:tcW w:w="3690" w:type="dxa"/>
            <w:tcBorders>
              <w:top w:val="single" w:sz="8" w:space="0" w:color="C0504D"/>
              <w:bottom w:val="single" w:sz="8" w:space="0" w:color="C0504D"/>
            </w:tcBorders>
          </w:tcPr>
          <w:p w:rsidR="00F4129B" w:rsidRPr="00AA4D94" w:rsidRDefault="00F4129B" w:rsidP="005867FD">
            <w:pPr>
              <w:rPr>
                <w:noProof/>
                <w:color w:val="000000"/>
                <w:lang w:val="ro-RO"/>
              </w:rPr>
            </w:pPr>
            <w:r w:rsidRPr="00AA4D94">
              <w:rPr>
                <w:noProof/>
                <w:color w:val="000000"/>
                <w:lang w:val="ro-RO"/>
              </w:rPr>
              <w:t>ASM</w:t>
            </w:r>
          </w:p>
        </w:tc>
        <w:tc>
          <w:tcPr>
            <w:tcW w:w="5265" w:type="dxa"/>
            <w:tcBorders>
              <w:top w:val="single" w:sz="8" w:space="0" w:color="C0504D"/>
              <w:bottom w:val="single" w:sz="8" w:space="0" w:color="C0504D"/>
              <w:right w:val="single" w:sz="8" w:space="0" w:color="C0504D"/>
            </w:tcBorders>
          </w:tcPr>
          <w:p w:rsidR="00F4129B" w:rsidRPr="00AA4D94" w:rsidRDefault="00F4129B" w:rsidP="005867FD">
            <w:pPr>
              <w:rPr>
                <w:noProof/>
                <w:lang w:val="ro-RO"/>
              </w:rPr>
            </w:pPr>
          </w:p>
        </w:tc>
      </w:tr>
      <w:tr w:rsidR="00071056" w:rsidRPr="00AA4D94" w:rsidTr="00AA4D94">
        <w:tc>
          <w:tcPr>
            <w:tcW w:w="828" w:type="dxa"/>
          </w:tcPr>
          <w:p w:rsidR="00915B82" w:rsidRPr="00AA4D94" w:rsidRDefault="00915B82" w:rsidP="005867FD">
            <w:pPr>
              <w:numPr>
                <w:ilvl w:val="0"/>
                <w:numId w:val="22"/>
              </w:numPr>
              <w:rPr>
                <w:b/>
                <w:bCs/>
                <w:noProof/>
                <w:lang w:val="ro-RO"/>
              </w:rPr>
            </w:pPr>
          </w:p>
        </w:tc>
        <w:tc>
          <w:tcPr>
            <w:tcW w:w="3690" w:type="dxa"/>
          </w:tcPr>
          <w:p w:rsidR="00915B82" w:rsidRPr="00AA4D94" w:rsidRDefault="00915B82" w:rsidP="005867FD">
            <w:pPr>
              <w:rPr>
                <w:noProof/>
                <w:lang w:val="ro-RO"/>
              </w:rPr>
            </w:pPr>
            <w:r w:rsidRPr="00AA4D94">
              <w:rPr>
                <w:noProof/>
                <w:lang w:val="ro-RO"/>
              </w:rPr>
              <w:t>Divizie</w:t>
            </w:r>
          </w:p>
        </w:tc>
        <w:tc>
          <w:tcPr>
            <w:tcW w:w="5265" w:type="dxa"/>
          </w:tcPr>
          <w:p w:rsidR="00915B82" w:rsidRPr="00AA4D94" w:rsidRDefault="00915B82" w:rsidP="005867FD">
            <w:pPr>
              <w:rPr>
                <w:noProof/>
                <w:lang w:val="ro-RO"/>
              </w:rPr>
            </w:pPr>
            <w:r w:rsidRPr="00AA4D94">
              <w:rPr>
                <w:noProof/>
                <w:lang w:val="ro-RO"/>
              </w:rPr>
              <w:t>Divizia asociata ASM-ului</w:t>
            </w:r>
          </w:p>
        </w:tc>
      </w:tr>
      <w:tr w:rsidR="00071056" w:rsidRPr="00AA4D94" w:rsidTr="00AA4D94">
        <w:tc>
          <w:tcPr>
            <w:tcW w:w="828" w:type="dxa"/>
            <w:tcBorders>
              <w:top w:val="single" w:sz="8" w:space="0" w:color="C0504D"/>
              <w:left w:val="single" w:sz="8" w:space="0" w:color="C0504D"/>
              <w:bottom w:val="single" w:sz="8" w:space="0" w:color="C0504D"/>
            </w:tcBorders>
          </w:tcPr>
          <w:p w:rsidR="00915B82" w:rsidRPr="00AA4D94" w:rsidRDefault="00915B82" w:rsidP="005867FD">
            <w:pPr>
              <w:numPr>
                <w:ilvl w:val="0"/>
                <w:numId w:val="22"/>
              </w:numPr>
              <w:rPr>
                <w:b/>
                <w:bCs/>
                <w:noProof/>
                <w:lang w:val="ro-RO"/>
              </w:rPr>
            </w:pPr>
          </w:p>
        </w:tc>
        <w:tc>
          <w:tcPr>
            <w:tcW w:w="3690" w:type="dxa"/>
            <w:tcBorders>
              <w:top w:val="single" w:sz="8" w:space="0" w:color="C0504D"/>
              <w:bottom w:val="single" w:sz="8" w:space="0" w:color="C0504D"/>
            </w:tcBorders>
          </w:tcPr>
          <w:p w:rsidR="00915B82" w:rsidRPr="00AA4D94" w:rsidRDefault="00915B82" w:rsidP="005867FD">
            <w:pPr>
              <w:rPr>
                <w:noProof/>
                <w:lang w:val="ro-RO"/>
              </w:rPr>
            </w:pPr>
            <w:r w:rsidRPr="00AA4D94">
              <w:rPr>
                <w:noProof/>
                <w:lang w:val="ro-RO"/>
              </w:rPr>
              <w:t>Data</w:t>
            </w:r>
          </w:p>
        </w:tc>
        <w:tc>
          <w:tcPr>
            <w:tcW w:w="5265" w:type="dxa"/>
            <w:tcBorders>
              <w:top w:val="single" w:sz="8" w:space="0" w:color="C0504D"/>
              <w:bottom w:val="single" w:sz="8" w:space="0" w:color="C0504D"/>
              <w:right w:val="single" w:sz="8" w:space="0" w:color="C0504D"/>
            </w:tcBorders>
          </w:tcPr>
          <w:p w:rsidR="00915B82" w:rsidRPr="00AA4D94" w:rsidRDefault="00915B82" w:rsidP="005867FD">
            <w:pPr>
              <w:rPr>
                <w:noProof/>
                <w:lang w:val="ro-RO"/>
              </w:rPr>
            </w:pPr>
            <w:r w:rsidRPr="00AA4D94">
              <w:rPr>
                <w:noProof/>
                <w:lang w:val="ro-RO"/>
              </w:rPr>
              <w:t>Luna, An</w:t>
            </w:r>
          </w:p>
        </w:tc>
      </w:tr>
      <w:tr w:rsidR="00915B82" w:rsidRPr="00AA4D94" w:rsidTr="00AA4D94">
        <w:tc>
          <w:tcPr>
            <w:tcW w:w="828" w:type="dxa"/>
          </w:tcPr>
          <w:p w:rsidR="00915B82" w:rsidRPr="00AA4D94" w:rsidRDefault="00915B82" w:rsidP="005867FD">
            <w:pPr>
              <w:numPr>
                <w:ilvl w:val="0"/>
                <w:numId w:val="22"/>
              </w:numPr>
              <w:rPr>
                <w:b/>
                <w:bCs/>
                <w:noProof/>
                <w:lang w:val="ro-RO"/>
              </w:rPr>
            </w:pPr>
          </w:p>
        </w:tc>
        <w:tc>
          <w:tcPr>
            <w:tcW w:w="3690" w:type="dxa"/>
          </w:tcPr>
          <w:p w:rsidR="00915B82" w:rsidRPr="00AA4D94" w:rsidRDefault="00915B82" w:rsidP="005867FD">
            <w:pPr>
              <w:rPr>
                <w:noProof/>
                <w:lang w:val="ro-RO"/>
              </w:rPr>
            </w:pPr>
            <w:r w:rsidRPr="00AA4D94">
              <w:rPr>
                <w:noProof/>
                <w:lang w:val="ro-RO"/>
              </w:rPr>
              <w:t>Distribuitor</w:t>
            </w:r>
          </w:p>
        </w:tc>
        <w:tc>
          <w:tcPr>
            <w:tcW w:w="5265" w:type="dxa"/>
          </w:tcPr>
          <w:p w:rsidR="00915B82" w:rsidRPr="00AA4D94" w:rsidRDefault="00915B82" w:rsidP="005867FD">
            <w:pPr>
              <w:rPr>
                <w:noProof/>
                <w:lang w:val="ro-RO"/>
              </w:rPr>
            </w:pPr>
          </w:p>
        </w:tc>
      </w:tr>
      <w:tr w:rsidR="00071056" w:rsidRPr="00AA4D94" w:rsidTr="00AA4D94">
        <w:tc>
          <w:tcPr>
            <w:tcW w:w="828" w:type="dxa"/>
            <w:tcBorders>
              <w:top w:val="single" w:sz="8" w:space="0" w:color="C0504D"/>
              <w:left w:val="single" w:sz="8" w:space="0" w:color="C0504D"/>
              <w:bottom w:val="single" w:sz="8" w:space="0" w:color="C0504D"/>
            </w:tcBorders>
          </w:tcPr>
          <w:p w:rsidR="00F4129B" w:rsidRPr="00AA4D94" w:rsidRDefault="00F4129B" w:rsidP="005867FD">
            <w:pPr>
              <w:numPr>
                <w:ilvl w:val="0"/>
                <w:numId w:val="22"/>
              </w:numPr>
              <w:rPr>
                <w:b/>
                <w:bCs/>
                <w:noProof/>
                <w:lang w:val="ro-RO"/>
              </w:rPr>
            </w:pPr>
          </w:p>
        </w:tc>
        <w:tc>
          <w:tcPr>
            <w:tcW w:w="3690" w:type="dxa"/>
            <w:tcBorders>
              <w:top w:val="single" w:sz="8" w:space="0" w:color="C0504D"/>
              <w:bottom w:val="single" w:sz="8" w:space="0" w:color="C0504D"/>
            </w:tcBorders>
          </w:tcPr>
          <w:p w:rsidR="00F4129B" w:rsidRPr="00AA4D94" w:rsidRDefault="00F4129B" w:rsidP="005867FD">
            <w:pPr>
              <w:rPr>
                <w:noProof/>
                <w:lang w:val="ro-RO"/>
              </w:rPr>
            </w:pPr>
            <w:r w:rsidRPr="00AA4D94">
              <w:rPr>
                <w:noProof/>
                <w:lang w:val="ro-RO"/>
              </w:rPr>
              <w:t>Judet</w:t>
            </w:r>
          </w:p>
        </w:tc>
        <w:tc>
          <w:tcPr>
            <w:tcW w:w="5265" w:type="dxa"/>
            <w:tcBorders>
              <w:top w:val="single" w:sz="8" w:space="0" w:color="C0504D"/>
              <w:bottom w:val="single" w:sz="8" w:space="0" w:color="C0504D"/>
              <w:right w:val="single" w:sz="8" w:space="0" w:color="C0504D"/>
            </w:tcBorders>
          </w:tcPr>
          <w:p w:rsidR="00F4129B" w:rsidRPr="00AA4D94" w:rsidRDefault="00915B82" w:rsidP="005867FD">
            <w:pPr>
              <w:rPr>
                <w:noProof/>
                <w:lang w:val="ro-RO"/>
              </w:rPr>
            </w:pPr>
            <w:r w:rsidRPr="00AA4D94">
              <w:rPr>
                <w:noProof/>
                <w:lang w:val="ro-RO"/>
              </w:rPr>
              <w:t>Judetul asociat distribuitorului</w:t>
            </w:r>
          </w:p>
        </w:tc>
      </w:tr>
      <w:tr w:rsidR="00030302" w:rsidRPr="00AA4D94" w:rsidTr="00AA4D94">
        <w:tc>
          <w:tcPr>
            <w:tcW w:w="828" w:type="dxa"/>
          </w:tcPr>
          <w:p w:rsidR="00F4129B" w:rsidRPr="00AA4D94" w:rsidRDefault="00F4129B" w:rsidP="005867FD">
            <w:pPr>
              <w:numPr>
                <w:ilvl w:val="0"/>
                <w:numId w:val="22"/>
              </w:numPr>
              <w:rPr>
                <w:b/>
                <w:bCs/>
                <w:noProof/>
                <w:lang w:val="ro-RO"/>
              </w:rPr>
            </w:pPr>
          </w:p>
        </w:tc>
        <w:tc>
          <w:tcPr>
            <w:tcW w:w="3690" w:type="dxa"/>
          </w:tcPr>
          <w:p w:rsidR="00F4129B" w:rsidRPr="00AA4D94" w:rsidRDefault="00F4129B" w:rsidP="005867FD">
            <w:pPr>
              <w:rPr>
                <w:noProof/>
                <w:lang w:val="ro-RO"/>
              </w:rPr>
            </w:pPr>
            <w:r w:rsidRPr="00AA4D94">
              <w:rPr>
                <w:noProof/>
                <w:lang w:val="ro-RO"/>
              </w:rPr>
              <w:t>Zona</w:t>
            </w:r>
          </w:p>
        </w:tc>
        <w:tc>
          <w:tcPr>
            <w:tcW w:w="5265" w:type="dxa"/>
          </w:tcPr>
          <w:p w:rsidR="00F4129B" w:rsidRPr="00AA4D94" w:rsidRDefault="00915B82" w:rsidP="005867FD">
            <w:pPr>
              <w:rPr>
                <w:noProof/>
                <w:lang w:val="ro-RO"/>
              </w:rPr>
            </w:pPr>
            <w:r w:rsidRPr="00AA4D94">
              <w:rPr>
                <w:noProof/>
                <w:lang w:val="ro-RO"/>
              </w:rPr>
              <w:t>Zona in care este alocat distribuitorul</w:t>
            </w:r>
          </w:p>
        </w:tc>
      </w:tr>
      <w:tr w:rsidR="00071056" w:rsidRPr="00AA4D94" w:rsidTr="00AA4D94">
        <w:tc>
          <w:tcPr>
            <w:tcW w:w="828" w:type="dxa"/>
            <w:tcBorders>
              <w:top w:val="single" w:sz="8" w:space="0" w:color="C0504D"/>
              <w:left w:val="single" w:sz="8" w:space="0" w:color="C0504D"/>
              <w:bottom w:val="single" w:sz="8" w:space="0" w:color="C0504D"/>
            </w:tcBorders>
          </w:tcPr>
          <w:p w:rsidR="00F4129B" w:rsidRPr="00AA4D94" w:rsidRDefault="00F4129B" w:rsidP="005867FD">
            <w:pPr>
              <w:numPr>
                <w:ilvl w:val="0"/>
                <w:numId w:val="22"/>
              </w:numPr>
              <w:rPr>
                <w:b/>
                <w:bCs/>
                <w:noProof/>
                <w:lang w:val="ro-RO"/>
              </w:rPr>
            </w:pPr>
          </w:p>
        </w:tc>
        <w:tc>
          <w:tcPr>
            <w:tcW w:w="3690" w:type="dxa"/>
            <w:tcBorders>
              <w:top w:val="single" w:sz="8" w:space="0" w:color="C0504D"/>
              <w:bottom w:val="single" w:sz="8" w:space="0" w:color="C0504D"/>
            </w:tcBorders>
          </w:tcPr>
          <w:p w:rsidR="00F4129B" w:rsidRPr="00AA4D94" w:rsidRDefault="00F4129B" w:rsidP="005867FD">
            <w:pPr>
              <w:rPr>
                <w:noProof/>
                <w:lang w:val="ro-RO"/>
              </w:rPr>
            </w:pPr>
            <w:r w:rsidRPr="00AA4D94">
              <w:rPr>
                <w:noProof/>
                <w:lang w:val="ro-RO"/>
              </w:rPr>
              <w:t>Nr. Agenti</w:t>
            </w:r>
          </w:p>
        </w:tc>
        <w:tc>
          <w:tcPr>
            <w:tcW w:w="5265" w:type="dxa"/>
            <w:tcBorders>
              <w:top w:val="single" w:sz="8" w:space="0" w:color="C0504D"/>
              <w:bottom w:val="single" w:sz="8" w:space="0" w:color="C0504D"/>
              <w:right w:val="single" w:sz="8" w:space="0" w:color="C0504D"/>
            </w:tcBorders>
          </w:tcPr>
          <w:p w:rsidR="00F4129B" w:rsidRPr="00AA4D94" w:rsidRDefault="00F4129B" w:rsidP="005867FD">
            <w:pPr>
              <w:rPr>
                <w:noProof/>
                <w:lang w:val="ro-RO"/>
              </w:rPr>
            </w:pPr>
            <w:r w:rsidRPr="00AA4D94">
              <w:rPr>
                <w:noProof/>
                <w:lang w:val="ro-RO"/>
              </w:rPr>
              <w:t>Numarul de agenti ai distribuitorilor. Se completeaza manual in fisa distribuitorului.</w:t>
            </w:r>
          </w:p>
          <w:p w:rsidR="00F4129B" w:rsidRPr="00AA4D94" w:rsidRDefault="00F4129B" w:rsidP="005867FD">
            <w:pPr>
              <w:rPr>
                <w:noProof/>
                <w:lang w:val="ro-RO"/>
              </w:rPr>
            </w:pPr>
            <w:r w:rsidRPr="00AA4D94">
              <w:rPr>
                <w:noProof/>
                <w:lang w:val="ro-RO"/>
              </w:rPr>
              <w:t>Poate veni ca si total al agentilor distribuitorilor definiti in EMA?</w:t>
            </w:r>
          </w:p>
        </w:tc>
      </w:tr>
      <w:tr w:rsidR="00071056" w:rsidRPr="00AA4D94" w:rsidTr="00AA4D94">
        <w:tc>
          <w:tcPr>
            <w:tcW w:w="828" w:type="dxa"/>
          </w:tcPr>
          <w:p w:rsidR="00F4129B" w:rsidRPr="00AA4D94" w:rsidRDefault="00F4129B" w:rsidP="005867FD">
            <w:pPr>
              <w:numPr>
                <w:ilvl w:val="0"/>
                <w:numId w:val="22"/>
              </w:numPr>
              <w:rPr>
                <w:b/>
                <w:bCs/>
                <w:noProof/>
                <w:lang w:val="ro-RO"/>
              </w:rPr>
            </w:pPr>
          </w:p>
        </w:tc>
        <w:tc>
          <w:tcPr>
            <w:tcW w:w="3690" w:type="dxa"/>
          </w:tcPr>
          <w:p w:rsidR="00F4129B" w:rsidRPr="00AA4D94" w:rsidRDefault="00F4129B" w:rsidP="005867FD">
            <w:pPr>
              <w:rPr>
                <w:noProof/>
                <w:lang w:val="ro-RO"/>
              </w:rPr>
            </w:pPr>
            <w:r w:rsidRPr="00AA4D94">
              <w:rPr>
                <w:noProof/>
                <w:lang w:val="ro-RO"/>
              </w:rPr>
              <w:t>Numar total de clienti</w:t>
            </w:r>
          </w:p>
        </w:tc>
        <w:tc>
          <w:tcPr>
            <w:tcW w:w="5265" w:type="dxa"/>
          </w:tcPr>
          <w:p w:rsidR="00F4129B" w:rsidRPr="00AA4D94" w:rsidRDefault="00C9082A" w:rsidP="00403495">
            <w:pPr>
              <w:rPr>
                <w:noProof/>
                <w:lang w:val="ro-RO"/>
              </w:rPr>
            </w:pPr>
            <w:r w:rsidRPr="00AA4D94">
              <w:rPr>
                <w:noProof/>
                <w:lang w:val="ro-RO"/>
              </w:rPr>
              <w:t xml:space="preserve">Se calculeaza ca si numar de clienti </w:t>
            </w:r>
            <w:r w:rsidR="00403495">
              <w:rPr>
                <w:noProof/>
                <w:lang w:val="ro-RO"/>
              </w:rPr>
              <w:t>indirecti</w:t>
            </w:r>
            <w:r w:rsidRPr="00AA4D94">
              <w:rPr>
                <w:noProof/>
                <w:lang w:val="ro-RO"/>
              </w:rPr>
              <w:t xml:space="preserve"> colectati prin EMA SFA</w:t>
            </w:r>
          </w:p>
        </w:tc>
      </w:tr>
      <w:tr w:rsidR="00071056" w:rsidRPr="00AA4D94" w:rsidTr="00AA4D94">
        <w:tc>
          <w:tcPr>
            <w:tcW w:w="828" w:type="dxa"/>
            <w:tcBorders>
              <w:top w:val="single" w:sz="8" w:space="0" w:color="C0504D"/>
              <w:left w:val="single" w:sz="8" w:space="0" w:color="C0504D"/>
              <w:bottom w:val="single" w:sz="8" w:space="0" w:color="C0504D"/>
            </w:tcBorders>
          </w:tcPr>
          <w:p w:rsidR="00F4129B" w:rsidRPr="00AA4D94" w:rsidRDefault="00F4129B" w:rsidP="005867FD">
            <w:pPr>
              <w:numPr>
                <w:ilvl w:val="0"/>
                <w:numId w:val="22"/>
              </w:numPr>
              <w:rPr>
                <w:b/>
                <w:bCs/>
                <w:noProof/>
                <w:lang w:val="ro-RO"/>
              </w:rPr>
            </w:pPr>
          </w:p>
        </w:tc>
        <w:tc>
          <w:tcPr>
            <w:tcW w:w="3690" w:type="dxa"/>
            <w:tcBorders>
              <w:top w:val="single" w:sz="8" w:space="0" w:color="C0504D"/>
              <w:bottom w:val="single" w:sz="8" w:space="0" w:color="C0504D"/>
            </w:tcBorders>
          </w:tcPr>
          <w:p w:rsidR="00F4129B" w:rsidRPr="00AA4D94" w:rsidRDefault="00F4129B" w:rsidP="005867FD">
            <w:pPr>
              <w:rPr>
                <w:noProof/>
                <w:lang w:val="ro-RO"/>
              </w:rPr>
            </w:pPr>
            <w:r w:rsidRPr="00AA4D94">
              <w:rPr>
                <w:noProof/>
                <w:lang w:val="ro-RO"/>
              </w:rPr>
              <w:t>Clienti totali referinta</w:t>
            </w:r>
          </w:p>
        </w:tc>
        <w:tc>
          <w:tcPr>
            <w:tcW w:w="5265" w:type="dxa"/>
            <w:tcBorders>
              <w:top w:val="single" w:sz="8" w:space="0" w:color="C0504D"/>
              <w:bottom w:val="single" w:sz="8" w:space="0" w:color="C0504D"/>
              <w:right w:val="single" w:sz="8" w:space="0" w:color="C0504D"/>
            </w:tcBorders>
          </w:tcPr>
          <w:p w:rsidR="00F4129B" w:rsidRPr="00AA4D94" w:rsidRDefault="00C9082A" w:rsidP="005867FD">
            <w:pPr>
              <w:rPr>
                <w:noProof/>
                <w:lang w:val="ro-RO"/>
              </w:rPr>
            </w:pPr>
            <w:r w:rsidRPr="00AA4D94">
              <w:rPr>
                <w:noProof/>
                <w:lang w:val="ro-RO"/>
              </w:rPr>
              <w:t>Este numarul de clienti raportat de distribuitor (este o valoare de referinta</w:t>
            </w:r>
            <w:r w:rsidR="00403495">
              <w:rPr>
                <w:noProof/>
                <w:lang w:val="ro-RO"/>
              </w:rPr>
              <w:t>)</w:t>
            </w:r>
            <w:r w:rsidR="00D515DA">
              <w:rPr>
                <w:noProof/>
                <w:lang w:val="ro-RO"/>
              </w:rPr>
              <w:t xml:space="preserve"> completat manual (se pastreaza ca si istoric)</w:t>
            </w:r>
          </w:p>
        </w:tc>
      </w:tr>
      <w:tr w:rsidR="00071056" w:rsidRPr="00AA4D94" w:rsidTr="00AA4D94">
        <w:tc>
          <w:tcPr>
            <w:tcW w:w="828" w:type="dxa"/>
          </w:tcPr>
          <w:p w:rsidR="00F4129B" w:rsidRPr="00AA4D94" w:rsidRDefault="00F4129B" w:rsidP="005867FD">
            <w:pPr>
              <w:numPr>
                <w:ilvl w:val="0"/>
                <w:numId w:val="22"/>
              </w:numPr>
              <w:rPr>
                <w:b/>
                <w:bCs/>
                <w:noProof/>
                <w:lang w:val="ro-RO"/>
              </w:rPr>
            </w:pPr>
          </w:p>
        </w:tc>
        <w:tc>
          <w:tcPr>
            <w:tcW w:w="3690" w:type="dxa"/>
          </w:tcPr>
          <w:p w:rsidR="00F4129B" w:rsidRPr="00AA4D94" w:rsidRDefault="00F4129B" w:rsidP="00C9082A">
            <w:pPr>
              <w:rPr>
                <w:noProof/>
                <w:lang w:val="ro-RO"/>
              </w:rPr>
            </w:pPr>
            <w:r w:rsidRPr="00AA4D94">
              <w:rPr>
                <w:noProof/>
                <w:lang w:val="ro-RO"/>
              </w:rPr>
              <w:t xml:space="preserve">Numar clienti </w:t>
            </w:r>
            <w:r w:rsidR="00C9082A" w:rsidRPr="00AA4D94">
              <w:rPr>
                <w:noProof/>
                <w:lang w:val="ro-RO"/>
              </w:rPr>
              <w:t>B</w:t>
            </w:r>
            <w:r w:rsidRPr="00AA4D94">
              <w:rPr>
                <w:noProof/>
                <w:lang w:val="ro-RO"/>
              </w:rPr>
              <w:t>oromir</w:t>
            </w:r>
          </w:p>
        </w:tc>
        <w:tc>
          <w:tcPr>
            <w:tcW w:w="5265" w:type="dxa"/>
          </w:tcPr>
          <w:p w:rsidR="00F4129B" w:rsidRPr="00AA4D94" w:rsidRDefault="00C9082A" w:rsidP="00C9082A">
            <w:pPr>
              <w:rPr>
                <w:noProof/>
                <w:lang w:val="ro-RO"/>
              </w:rPr>
            </w:pPr>
            <w:r w:rsidRPr="00AA4D94">
              <w:rPr>
                <w:noProof/>
                <w:lang w:val="ro-RO"/>
              </w:rPr>
              <w:t xml:space="preserve">Numarul de clienti finali care au </w:t>
            </w:r>
            <w:r w:rsidR="00F4129B" w:rsidRPr="00AA4D94">
              <w:rPr>
                <w:noProof/>
                <w:lang w:val="ro-RO"/>
              </w:rPr>
              <w:t xml:space="preserve">produse </w:t>
            </w:r>
            <w:r w:rsidRPr="00AA4D94">
              <w:rPr>
                <w:noProof/>
                <w:lang w:val="ro-RO"/>
              </w:rPr>
              <w:t xml:space="preserve">Boromir </w:t>
            </w:r>
            <w:r w:rsidR="00F4129B" w:rsidRPr="00AA4D94">
              <w:rPr>
                <w:noProof/>
                <w:lang w:val="ro-RO"/>
              </w:rPr>
              <w:t>la raft</w:t>
            </w:r>
            <w:r w:rsidRPr="00AA4D94">
              <w:rPr>
                <w:noProof/>
                <w:lang w:val="ro-RO"/>
              </w:rPr>
              <w:t xml:space="preserve"> sau care au facut comenzi de produse Boromir.</w:t>
            </w:r>
          </w:p>
        </w:tc>
      </w:tr>
      <w:tr w:rsidR="00071056" w:rsidRPr="00AA4D94" w:rsidTr="00AA4D94">
        <w:tc>
          <w:tcPr>
            <w:tcW w:w="828" w:type="dxa"/>
            <w:tcBorders>
              <w:top w:val="single" w:sz="8" w:space="0" w:color="C0504D"/>
              <w:left w:val="single" w:sz="8" w:space="0" w:color="C0504D"/>
              <w:bottom w:val="single" w:sz="8" w:space="0" w:color="C0504D"/>
            </w:tcBorders>
          </w:tcPr>
          <w:p w:rsidR="00F4129B" w:rsidRPr="00AA4D94" w:rsidRDefault="00F4129B" w:rsidP="005867FD">
            <w:pPr>
              <w:numPr>
                <w:ilvl w:val="0"/>
                <w:numId w:val="22"/>
              </w:numPr>
              <w:rPr>
                <w:b/>
                <w:bCs/>
                <w:noProof/>
                <w:lang w:val="ro-RO"/>
              </w:rPr>
            </w:pPr>
          </w:p>
        </w:tc>
        <w:tc>
          <w:tcPr>
            <w:tcW w:w="3690" w:type="dxa"/>
            <w:tcBorders>
              <w:top w:val="single" w:sz="8" w:space="0" w:color="C0504D"/>
              <w:bottom w:val="single" w:sz="8" w:space="0" w:color="C0504D"/>
            </w:tcBorders>
          </w:tcPr>
          <w:p w:rsidR="00F4129B" w:rsidRPr="00AA4D94" w:rsidRDefault="00F4129B" w:rsidP="005867FD">
            <w:pPr>
              <w:rPr>
                <w:noProof/>
                <w:lang w:val="ro-RO"/>
              </w:rPr>
            </w:pPr>
            <w:r w:rsidRPr="00AA4D94">
              <w:rPr>
                <w:noProof/>
                <w:lang w:val="ro-RO"/>
              </w:rPr>
              <w:t>Nr SKU</w:t>
            </w:r>
            <w:r w:rsidR="0051210A">
              <w:rPr>
                <w:noProof/>
                <w:lang w:val="ro-RO"/>
              </w:rPr>
              <w:t>(cod produs)</w:t>
            </w:r>
          </w:p>
        </w:tc>
        <w:tc>
          <w:tcPr>
            <w:tcW w:w="5265" w:type="dxa"/>
            <w:tcBorders>
              <w:top w:val="single" w:sz="8" w:space="0" w:color="C0504D"/>
              <w:bottom w:val="single" w:sz="8" w:space="0" w:color="C0504D"/>
              <w:right w:val="single" w:sz="8" w:space="0" w:color="C0504D"/>
            </w:tcBorders>
          </w:tcPr>
          <w:p w:rsidR="00F4129B" w:rsidRPr="00AA4D94" w:rsidRDefault="00C9082A" w:rsidP="005867FD">
            <w:pPr>
              <w:rPr>
                <w:noProof/>
                <w:lang w:val="ro-RO"/>
              </w:rPr>
            </w:pPr>
            <w:r w:rsidRPr="00AA4D94">
              <w:rPr>
                <w:noProof/>
                <w:lang w:val="ro-RO"/>
              </w:rPr>
              <w:t>Se preia ca si numar de SKU distincte din vanzarile catre clientul Boromir</w:t>
            </w:r>
          </w:p>
        </w:tc>
      </w:tr>
      <w:tr w:rsidR="00071056" w:rsidRPr="00AA4D94" w:rsidTr="00AA4D94">
        <w:tc>
          <w:tcPr>
            <w:tcW w:w="828" w:type="dxa"/>
          </w:tcPr>
          <w:p w:rsidR="00F4129B" w:rsidRPr="00AA4D94" w:rsidRDefault="00F4129B" w:rsidP="005867FD">
            <w:pPr>
              <w:numPr>
                <w:ilvl w:val="0"/>
                <w:numId w:val="22"/>
              </w:numPr>
              <w:rPr>
                <w:b/>
                <w:bCs/>
                <w:noProof/>
                <w:lang w:val="ro-RO"/>
              </w:rPr>
            </w:pPr>
          </w:p>
        </w:tc>
        <w:tc>
          <w:tcPr>
            <w:tcW w:w="3690" w:type="dxa"/>
          </w:tcPr>
          <w:p w:rsidR="00F4129B" w:rsidRPr="00AA4D94" w:rsidRDefault="00F4129B" w:rsidP="00F4129B">
            <w:pPr>
              <w:rPr>
                <w:noProof/>
                <w:lang w:val="ro-RO"/>
              </w:rPr>
            </w:pPr>
            <w:r w:rsidRPr="00AA4D94">
              <w:rPr>
                <w:noProof/>
                <w:lang w:val="ro-RO"/>
              </w:rPr>
              <w:t>Achizitie (RON fara TVA)</w:t>
            </w:r>
          </w:p>
        </w:tc>
        <w:tc>
          <w:tcPr>
            <w:tcW w:w="5265" w:type="dxa"/>
          </w:tcPr>
          <w:p w:rsidR="00F4129B" w:rsidRPr="00AA4D94" w:rsidRDefault="00F4129B" w:rsidP="005867FD">
            <w:pPr>
              <w:rPr>
                <w:noProof/>
                <w:lang w:val="ro-RO"/>
              </w:rPr>
            </w:pPr>
            <w:r w:rsidRPr="00AA4D94">
              <w:rPr>
                <w:noProof/>
                <w:lang w:val="ro-RO"/>
              </w:rPr>
              <w:t>Valoarea achizitiilor Boromir in luna raportarii</w:t>
            </w:r>
            <w:r w:rsidR="00C9082A" w:rsidRPr="00AA4D94">
              <w:rPr>
                <w:noProof/>
                <w:lang w:val="ro-RO"/>
              </w:rPr>
              <w:t xml:space="preserve"> (se colecteaza automat din iScala)</w:t>
            </w:r>
          </w:p>
        </w:tc>
      </w:tr>
      <w:tr w:rsidR="00071056" w:rsidRPr="00AA4D94" w:rsidTr="00AA4D94">
        <w:tc>
          <w:tcPr>
            <w:tcW w:w="828" w:type="dxa"/>
            <w:tcBorders>
              <w:top w:val="single" w:sz="8" w:space="0" w:color="C0504D"/>
              <w:left w:val="single" w:sz="8" w:space="0" w:color="C0504D"/>
              <w:bottom w:val="single" w:sz="8" w:space="0" w:color="C0504D"/>
            </w:tcBorders>
          </w:tcPr>
          <w:p w:rsidR="00F4129B" w:rsidRPr="00AA4D94" w:rsidRDefault="00F4129B" w:rsidP="005867FD">
            <w:pPr>
              <w:numPr>
                <w:ilvl w:val="0"/>
                <w:numId w:val="22"/>
              </w:numPr>
              <w:rPr>
                <w:b/>
                <w:bCs/>
                <w:noProof/>
                <w:lang w:val="ro-RO"/>
              </w:rPr>
            </w:pPr>
          </w:p>
        </w:tc>
        <w:tc>
          <w:tcPr>
            <w:tcW w:w="3690" w:type="dxa"/>
            <w:tcBorders>
              <w:top w:val="single" w:sz="8" w:space="0" w:color="C0504D"/>
              <w:bottom w:val="single" w:sz="8" w:space="0" w:color="C0504D"/>
            </w:tcBorders>
          </w:tcPr>
          <w:p w:rsidR="00F4129B" w:rsidRPr="00AA4D94" w:rsidRDefault="00F4129B" w:rsidP="005867FD">
            <w:pPr>
              <w:rPr>
                <w:noProof/>
                <w:lang w:val="ro-RO"/>
              </w:rPr>
            </w:pPr>
            <w:r w:rsidRPr="00AA4D94">
              <w:rPr>
                <w:noProof/>
                <w:lang w:val="ro-RO"/>
              </w:rPr>
              <w:t>Vanzare (RON fara TVA)</w:t>
            </w:r>
          </w:p>
        </w:tc>
        <w:tc>
          <w:tcPr>
            <w:tcW w:w="5265" w:type="dxa"/>
            <w:tcBorders>
              <w:top w:val="single" w:sz="8" w:space="0" w:color="C0504D"/>
              <w:bottom w:val="single" w:sz="8" w:space="0" w:color="C0504D"/>
              <w:right w:val="single" w:sz="8" w:space="0" w:color="C0504D"/>
            </w:tcBorders>
          </w:tcPr>
          <w:p w:rsidR="00F4129B" w:rsidRPr="00AA4D94" w:rsidRDefault="00F4129B" w:rsidP="00F4129B">
            <w:pPr>
              <w:rPr>
                <w:noProof/>
                <w:lang w:val="ro-RO"/>
              </w:rPr>
            </w:pPr>
            <w:r w:rsidRPr="00AA4D94">
              <w:rPr>
                <w:noProof/>
                <w:lang w:val="ro-RO"/>
              </w:rPr>
              <w:t>Valoarea vanzarilor de produse Boromir inregistrate de distribuitor in luna raportarii</w:t>
            </w:r>
            <w:r w:rsidR="00C9082A" w:rsidRPr="00AA4D94">
              <w:rPr>
                <w:noProof/>
                <w:lang w:val="ro-RO"/>
              </w:rPr>
              <w:t xml:space="preserve"> (se completeaza manual de ASM)</w:t>
            </w:r>
          </w:p>
        </w:tc>
      </w:tr>
      <w:tr w:rsidR="00071056" w:rsidRPr="00AA4D94" w:rsidTr="00AA4D94">
        <w:tc>
          <w:tcPr>
            <w:tcW w:w="828" w:type="dxa"/>
          </w:tcPr>
          <w:p w:rsidR="00F4129B" w:rsidRPr="00AA4D94" w:rsidRDefault="00F4129B" w:rsidP="005867FD">
            <w:pPr>
              <w:numPr>
                <w:ilvl w:val="0"/>
                <w:numId w:val="22"/>
              </w:numPr>
              <w:rPr>
                <w:b/>
                <w:bCs/>
                <w:noProof/>
                <w:lang w:val="ro-RO"/>
              </w:rPr>
            </w:pPr>
          </w:p>
        </w:tc>
        <w:tc>
          <w:tcPr>
            <w:tcW w:w="3690" w:type="dxa"/>
          </w:tcPr>
          <w:p w:rsidR="00F4129B" w:rsidRPr="00AA4D94" w:rsidRDefault="00F4129B" w:rsidP="005867FD">
            <w:pPr>
              <w:rPr>
                <w:noProof/>
                <w:lang w:val="ro-RO"/>
              </w:rPr>
            </w:pPr>
            <w:r w:rsidRPr="00AA4D94">
              <w:rPr>
                <w:noProof/>
                <w:lang w:val="ro-RO"/>
              </w:rPr>
              <w:t>Stoc (RON fara TVA)</w:t>
            </w:r>
          </w:p>
        </w:tc>
        <w:tc>
          <w:tcPr>
            <w:tcW w:w="5265" w:type="dxa"/>
          </w:tcPr>
          <w:p w:rsidR="00F4129B" w:rsidRPr="00AA4D94" w:rsidRDefault="00F4129B" w:rsidP="005867FD">
            <w:pPr>
              <w:rPr>
                <w:noProof/>
                <w:lang w:val="ro-RO"/>
              </w:rPr>
            </w:pPr>
            <w:r w:rsidRPr="00AA4D94">
              <w:rPr>
                <w:noProof/>
                <w:lang w:val="ro-RO"/>
              </w:rPr>
              <w:t>Valoarea stocului de produse Boromir</w:t>
            </w:r>
            <w:r w:rsidR="00C9082A" w:rsidRPr="00AA4D94">
              <w:rPr>
                <w:noProof/>
                <w:lang w:val="ro-RO"/>
              </w:rPr>
              <w:t xml:space="preserve"> (se completeaza manual de ASM)</w:t>
            </w:r>
          </w:p>
        </w:tc>
      </w:tr>
      <w:tr w:rsidR="00071056" w:rsidRPr="00AA4D94" w:rsidTr="00AA4D94">
        <w:tc>
          <w:tcPr>
            <w:tcW w:w="828" w:type="dxa"/>
            <w:tcBorders>
              <w:top w:val="single" w:sz="8" w:space="0" w:color="C0504D"/>
              <w:left w:val="single" w:sz="8" w:space="0" w:color="C0504D"/>
              <w:bottom w:val="single" w:sz="8" w:space="0" w:color="C0504D"/>
            </w:tcBorders>
          </w:tcPr>
          <w:p w:rsidR="00F4129B" w:rsidRPr="00AA4D94" w:rsidRDefault="00F4129B" w:rsidP="005867FD">
            <w:pPr>
              <w:numPr>
                <w:ilvl w:val="0"/>
                <w:numId w:val="22"/>
              </w:numPr>
              <w:rPr>
                <w:b/>
                <w:bCs/>
                <w:noProof/>
                <w:lang w:val="ro-RO"/>
              </w:rPr>
            </w:pPr>
          </w:p>
        </w:tc>
        <w:tc>
          <w:tcPr>
            <w:tcW w:w="3690" w:type="dxa"/>
            <w:tcBorders>
              <w:top w:val="single" w:sz="8" w:space="0" w:color="C0504D"/>
              <w:bottom w:val="single" w:sz="8" w:space="0" w:color="C0504D"/>
            </w:tcBorders>
          </w:tcPr>
          <w:p w:rsidR="00F4129B" w:rsidRPr="00AA4D94" w:rsidRDefault="00F4129B" w:rsidP="005867FD">
            <w:pPr>
              <w:rPr>
                <w:noProof/>
                <w:lang w:val="ro-RO"/>
              </w:rPr>
            </w:pPr>
            <w:r w:rsidRPr="00AA4D94">
              <w:rPr>
                <w:noProof/>
                <w:lang w:val="ro-RO"/>
              </w:rPr>
              <w:t>Stoc cantitativ</w:t>
            </w:r>
          </w:p>
        </w:tc>
        <w:tc>
          <w:tcPr>
            <w:tcW w:w="5265" w:type="dxa"/>
            <w:tcBorders>
              <w:top w:val="single" w:sz="8" w:space="0" w:color="C0504D"/>
              <w:bottom w:val="single" w:sz="8" w:space="0" w:color="C0504D"/>
              <w:right w:val="single" w:sz="8" w:space="0" w:color="C0504D"/>
            </w:tcBorders>
          </w:tcPr>
          <w:p w:rsidR="00F4129B" w:rsidRPr="00AA4D94" w:rsidRDefault="00F4129B" w:rsidP="00F4129B">
            <w:pPr>
              <w:rPr>
                <w:noProof/>
                <w:lang w:val="ro-RO"/>
              </w:rPr>
            </w:pPr>
            <w:r w:rsidRPr="00AA4D94">
              <w:rPr>
                <w:noProof/>
                <w:lang w:val="ro-RO"/>
              </w:rPr>
              <w:t>Se completeaza pe fiecare categorie stocul distribuitorului</w:t>
            </w:r>
            <w:r w:rsidR="00C9082A" w:rsidRPr="00AA4D94">
              <w:rPr>
                <w:noProof/>
                <w:lang w:val="ro-RO"/>
              </w:rPr>
              <w:t xml:space="preserve"> (se completeaza manual de ASM)</w:t>
            </w:r>
            <w:r w:rsidR="00F32794">
              <w:rPr>
                <w:noProof/>
                <w:lang w:val="ro-RO"/>
              </w:rPr>
              <w:t xml:space="preserve"> Stocul se completeaza pe grupe targetate de produse.</w:t>
            </w:r>
          </w:p>
          <w:p w:rsidR="00F4129B" w:rsidRPr="00AA4D94" w:rsidRDefault="00F4129B" w:rsidP="00F4129B">
            <w:pPr>
              <w:rPr>
                <w:noProof/>
                <w:lang w:val="ro-RO"/>
              </w:rPr>
            </w:pPr>
          </w:p>
        </w:tc>
      </w:tr>
    </w:tbl>
    <w:p w:rsidR="00FC6B03" w:rsidRDefault="00FC6B03" w:rsidP="00FC6B03">
      <w:pPr>
        <w:rPr>
          <w:noProof/>
          <w:lang w:val="ro-RO"/>
        </w:rPr>
      </w:pPr>
    </w:p>
    <w:p w:rsidR="00915B82" w:rsidRDefault="00915B82" w:rsidP="00FC6B03">
      <w:pPr>
        <w:rPr>
          <w:noProof/>
          <w:lang w:val="ro-RO"/>
        </w:rPr>
      </w:pPr>
      <w:r>
        <w:rPr>
          <w:noProof/>
          <w:lang w:val="ro-RO"/>
        </w:rPr>
        <w:t>Raportul generat trebuie sa prezinte totaluri pe judet, ASM</w:t>
      </w:r>
      <w:r w:rsidR="008528EB">
        <w:rPr>
          <w:noProof/>
          <w:lang w:val="ro-RO"/>
        </w:rPr>
        <w:t>/Zona</w:t>
      </w:r>
      <w:r>
        <w:rPr>
          <w:noProof/>
          <w:lang w:val="ro-RO"/>
        </w:rPr>
        <w:t>.</w:t>
      </w:r>
    </w:p>
    <w:p w:rsidR="00403495" w:rsidRDefault="00403495" w:rsidP="00403495">
      <w:pPr>
        <w:rPr>
          <w:lang w:val="ro-RO"/>
        </w:rPr>
      </w:pPr>
      <w:r>
        <w:rPr>
          <w:lang w:val="ro-RO"/>
        </w:rPr>
        <w:lastRenderedPageBreak/>
        <w:t>ASM-ul va putea mentine la zi fisa distribuitorului in conformitate cu realitatea din teren direct in CRM. Aceste informatii vor putea fi disponibile pentru  ASM si RM in orice moment.</w:t>
      </w:r>
    </w:p>
    <w:p w:rsidR="00403495" w:rsidRDefault="00403495" w:rsidP="00403495">
      <w:pPr>
        <w:rPr>
          <w:lang w:val="ro-RO"/>
        </w:rPr>
      </w:pPr>
      <w:r>
        <w:rPr>
          <w:lang w:val="ro-RO"/>
        </w:rPr>
        <w:t>Fisa distribuitorului prezinta informatiile legate de distribuitor asa cum sunt ele preluate din teren de catre ASM.</w:t>
      </w:r>
    </w:p>
    <w:p w:rsidR="00403495" w:rsidRDefault="00403495" w:rsidP="00403495">
      <w:pPr>
        <w:rPr>
          <w:lang w:val="ro-RO"/>
        </w:rPr>
      </w:pPr>
      <w:r>
        <w:rPr>
          <w:lang w:val="ro-RO"/>
        </w:rPr>
        <w:t>Aceste informatii pot fi apoi comparate cu cele efective culese de la clientii finali (magazine) prin intermediul SFA si cu cele din Scala pentru a face o analiza completa asupra situatiei reale a distribuitorului.</w:t>
      </w:r>
    </w:p>
    <w:p w:rsidR="00915B82" w:rsidRDefault="0060102C" w:rsidP="00FC6B03">
      <w:pPr>
        <w:rPr>
          <w:noProof/>
          <w:lang w:val="ro-RO"/>
        </w:rPr>
      </w:pPr>
      <w:r>
        <w:rPr>
          <w:noProof/>
          <w:lang w:val="ro-RO"/>
        </w:rPr>
        <w:t>O data la 2 luni ASM va crea o noua fisa a distribuitorului pe baza celei mai recente fise existente. In acest fel se va pastra un istoric al distribuitorului si perspectiva evolutiei sale.</w:t>
      </w:r>
    </w:p>
    <w:p w:rsidR="00A73509" w:rsidRDefault="00A73509" w:rsidP="00A73509">
      <w:pPr>
        <w:spacing w:before="0" w:after="0"/>
        <w:rPr>
          <w:noProof/>
          <w:lang w:val="ro-RO"/>
        </w:rPr>
      </w:pPr>
    </w:p>
    <w:p w:rsidR="00A73509" w:rsidRDefault="00A73509" w:rsidP="00A73509">
      <w:pPr>
        <w:pStyle w:val="Heading2"/>
        <w:rPr>
          <w:noProof/>
          <w:lang w:val="ro-RO"/>
        </w:rPr>
      </w:pPr>
      <w:bookmarkStart w:id="80" w:name="_Toc275250501"/>
      <w:r>
        <w:rPr>
          <w:noProof/>
          <w:lang w:val="ro-RO"/>
        </w:rPr>
        <w:t>Conditii comerciale distribuitor</w:t>
      </w:r>
      <w:bookmarkEnd w:id="80"/>
    </w:p>
    <w:p w:rsidR="00403495" w:rsidRPr="00403495" w:rsidRDefault="00403495" w:rsidP="00403495">
      <w:pPr>
        <w:rPr>
          <w:lang w:val="ro-RO"/>
        </w:rPr>
      </w:pPr>
    </w:p>
    <w:p w:rsidR="00A73509" w:rsidRDefault="007816BF" w:rsidP="00A73509">
      <w:pPr>
        <w:rPr>
          <w:lang w:val="ro-RO"/>
        </w:rPr>
      </w:pPr>
      <w:r>
        <w:rPr>
          <w:lang w:val="ro-RO"/>
        </w:rPr>
        <w:t>Pentru ca ASM sa poata urmari corect distribuitorii din zona sa este important sa cunoasca si sa poata accesa rapid conditiile contractuale legate de preturile stabilite intre Boromir si distribuitor.</w:t>
      </w:r>
    </w:p>
    <w:p w:rsidR="007816BF" w:rsidRDefault="007816BF" w:rsidP="00A73509">
      <w:pPr>
        <w:rPr>
          <w:lang w:val="ro-RO"/>
        </w:rPr>
      </w:pPr>
      <w:r>
        <w:rPr>
          <w:lang w:val="ro-RO"/>
        </w:rPr>
        <w:t>De asemenea este important ca ASM sa aiba acces facil la conditiile comerciale in paralel cu analizele de vanzari pentru acel distribuitor.</w:t>
      </w:r>
    </w:p>
    <w:p w:rsidR="003E14CE" w:rsidRDefault="008A52BD" w:rsidP="00A73509">
      <w:pPr>
        <w:rPr>
          <w:lang w:val="ro-RO"/>
        </w:rPr>
      </w:pPr>
      <w:r>
        <w:rPr>
          <w:lang w:val="ro-RO"/>
        </w:rPr>
        <w:t>Pentru acest s</w:t>
      </w:r>
      <w:r w:rsidR="00AB3391">
        <w:rPr>
          <w:lang w:val="ro-RO"/>
        </w:rPr>
        <w:t>co</w:t>
      </w:r>
      <w:r>
        <w:rPr>
          <w:lang w:val="ro-RO"/>
        </w:rPr>
        <w:t>p</w:t>
      </w:r>
      <w:r w:rsidR="00AE0AF0">
        <w:rPr>
          <w:lang w:val="ro-RO"/>
        </w:rPr>
        <w:t>,</w:t>
      </w:r>
      <w:r w:rsidR="003E14CE">
        <w:rPr>
          <w:lang w:val="ro-RO"/>
        </w:rPr>
        <w:t xml:space="preserve"> in CRM</w:t>
      </w:r>
      <w:r w:rsidR="00AE0AF0">
        <w:rPr>
          <w:lang w:val="ro-RO"/>
        </w:rPr>
        <w:t>,</w:t>
      </w:r>
      <w:r w:rsidR="003E14CE">
        <w:rPr>
          <w:lang w:val="ro-RO"/>
        </w:rPr>
        <w:t xml:space="preserve"> ASM-ul va putea avea acces la zona de Conditii Comerciale pentru fieca</w:t>
      </w:r>
      <w:r>
        <w:rPr>
          <w:lang w:val="ro-RO"/>
        </w:rPr>
        <w:t>re din distribuitorii de care se ocupa</w:t>
      </w:r>
      <w:r w:rsidR="003E14CE">
        <w:rPr>
          <w:lang w:val="ro-RO"/>
        </w:rPr>
        <w:t>. Aceasta zona va contine informatii rezumate si structurate pe campuri</w:t>
      </w:r>
      <w:r w:rsidR="00FB7618">
        <w:rPr>
          <w:lang w:val="ro-RO"/>
        </w:rPr>
        <w:t xml:space="preserve"> din contractele incheiate cu distribuitorii</w:t>
      </w:r>
      <w:r w:rsidR="003E14CE">
        <w:rPr>
          <w:lang w:val="ro-RO"/>
        </w:rPr>
        <w:t xml:space="preserve">. </w:t>
      </w:r>
      <w:r w:rsidR="00984367" w:rsidRPr="00984367">
        <w:rPr>
          <w:highlight w:val="yellow"/>
          <w:lang w:val="ro-RO"/>
        </w:rPr>
        <w:t>R</w:t>
      </w:r>
      <w:r w:rsidR="003E14CE" w:rsidRPr="00984367">
        <w:rPr>
          <w:highlight w:val="yellow"/>
          <w:lang w:val="ro-RO"/>
        </w:rPr>
        <w:t>e</w:t>
      </w:r>
      <w:r w:rsidR="003E14CE" w:rsidRPr="00AE0AF0">
        <w:rPr>
          <w:highlight w:val="yellow"/>
          <w:lang w:val="ro-RO"/>
        </w:rPr>
        <w:t>zumatul</w:t>
      </w:r>
      <w:r w:rsidR="00984367">
        <w:rPr>
          <w:highlight w:val="yellow"/>
          <w:lang w:val="ro-RO"/>
        </w:rPr>
        <w:t xml:space="preserve"> contractului</w:t>
      </w:r>
      <w:r w:rsidR="003E14CE" w:rsidRPr="00AE0AF0">
        <w:rPr>
          <w:highlight w:val="yellow"/>
          <w:lang w:val="ro-RO"/>
        </w:rPr>
        <w:t xml:space="preserve"> acestuia in cifre concrete </w:t>
      </w:r>
      <w:r w:rsidR="001C54C2">
        <w:rPr>
          <w:highlight w:val="yellow"/>
          <w:lang w:val="ro-RO"/>
        </w:rPr>
        <w:t>va</w:t>
      </w:r>
      <w:r w:rsidR="001C54C2" w:rsidRPr="00AE0AF0">
        <w:rPr>
          <w:highlight w:val="yellow"/>
          <w:lang w:val="ro-RO"/>
        </w:rPr>
        <w:t xml:space="preserve"> </w:t>
      </w:r>
      <w:r w:rsidR="003E14CE" w:rsidRPr="00AE0AF0">
        <w:rPr>
          <w:highlight w:val="yellow"/>
          <w:lang w:val="ro-RO"/>
        </w:rPr>
        <w:t xml:space="preserve">fi facut de la centru si transmis automat prin sistem catre </w:t>
      </w:r>
      <w:r w:rsidR="003E14CE" w:rsidRPr="00AC1C40">
        <w:rPr>
          <w:highlight w:val="yellow"/>
          <w:lang w:val="ro-RO"/>
        </w:rPr>
        <w:t>ASM</w:t>
      </w:r>
      <w:r w:rsidR="00AC1C40" w:rsidRPr="00AC1C40">
        <w:rPr>
          <w:highlight w:val="yellow"/>
          <w:lang w:val="ro-RO"/>
        </w:rPr>
        <w:t xml:space="preserve"> sau chiar de catre ASM</w:t>
      </w:r>
      <w:r w:rsidR="003E14CE" w:rsidRPr="00AC1C40">
        <w:rPr>
          <w:highlight w:val="yellow"/>
          <w:lang w:val="ro-RO"/>
        </w:rPr>
        <w:t>.</w:t>
      </w:r>
    </w:p>
    <w:p w:rsidR="003E14CE" w:rsidRDefault="003E14CE" w:rsidP="00A73509">
      <w:pPr>
        <w:rPr>
          <w:lang w:val="ro-RO"/>
        </w:rPr>
      </w:pPr>
    </w:p>
    <w:tbl>
      <w:tblPr>
        <w:tblW w:w="0" w:type="auto"/>
        <w:tblBorders>
          <w:top w:val="single" w:sz="8" w:space="0" w:color="C0504D"/>
          <w:left w:val="single" w:sz="8" w:space="0" w:color="C0504D"/>
          <w:bottom w:val="single" w:sz="8" w:space="0" w:color="C0504D"/>
          <w:right w:val="single" w:sz="8" w:space="0" w:color="C0504D"/>
        </w:tblBorders>
        <w:tblLook w:val="04A0"/>
      </w:tblPr>
      <w:tblGrid>
        <w:gridCol w:w="676"/>
        <w:gridCol w:w="3690"/>
        <w:gridCol w:w="5265"/>
      </w:tblGrid>
      <w:tr w:rsidR="008A52BD" w:rsidRPr="00D50753" w:rsidTr="00A27C5D">
        <w:tc>
          <w:tcPr>
            <w:tcW w:w="676" w:type="dxa"/>
            <w:shd w:val="clear" w:color="auto" w:fill="C0504D"/>
          </w:tcPr>
          <w:p w:rsidR="008A52BD" w:rsidRPr="00D50753" w:rsidRDefault="008A52BD" w:rsidP="00BA3C87">
            <w:pPr>
              <w:rPr>
                <w:b/>
                <w:bCs/>
                <w:noProof/>
                <w:color w:val="FFFFFF"/>
                <w:lang w:val="ro-RO"/>
              </w:rPr>
            </w:pPr>
            <w:r w:rsidRPr="00D50753">
              <w:rPr>
                <w:b/>
                <w:bCs/>
                <w:noProof/>
                <w:color w:val="FFFFFF"/>
                <w:lang w:val="ro-RO"/>
              </w:rPr>
              <w:t>Ref</w:t>
            </w:r>
          </w:p>
        </w:tc>
        <w:tc>
          <w:tcPr>
            <w:tcW w:w="3690" w:type="dxa"/>
            <w:shd w:val="clear" w:color="auto" w:fill="C0504D"/>
          </w:tcPr>
          <w:p w:rsidR="008A52BD" w:rsidRPr="00D50753" w:rsidRDefault="008A52BD" w:rsidP="00BA3C87">
            <w:pPr>
              <w:rPr>
                <w:b/>
                <w:bCs/>
                <w:noProof/>
                <w:color w:val="FFFFFF"/>
                <w:lang w:val="ro-RO"/>
              </w:rPr>
            </w:pPr>
            <w:r w:rsidRPr="00D50753">
              <w:rPr>
                <w:b/>
                <w:bCs/>
                <w:noProof/>
                <w:color w:val="FFFFFF"/>
                <w:lang w:val="ro-RO"/>
              </w:rPr>
              <w:t>Nume Camp</w:t>
            </w:r>
          </w:p>
        </w:tc>
        <w:tc>
          <w:tcPr>
            <w:tcW w:w="5265" w:type="dxa"/>
            <w:shd w:val="clear" w:color="auto" w:fill="C0504D"/>
          </w:tcPr>
          <w:p w:rsidR="008A52BD" w:rsidRPr="00D50753" w:rsidRDefault="008A52BD" w:rsidP="00BA3C87">
            <w:pPr>
              <w:rPr>
                <w:b/>
                <w:bCs/>
                <w:noProof/>
                <w:color w:val="FFFFFF"/>
                <w:lang w:val="ro-RO"/>
              </w:rPr>
            </w:pPr>
            <w:r w:rsidRPr="00D50753">
              <w:rPr>
                <w:b/>
                <w:bCs/>
                <w:noProof/>
                <w:color w:val="FFFFFF"/>
                <w:lang w:val="ro-RO"/>
              </w:rPr>
              <w:t>Observatii</w:t>
            </w:r>
          </w:p>
        </w:tc>
      </w:tr>
      <w:tr w:rsidR="008A52BD" w:rsidRPr="00D50753" w:rsidTr="00A27C5D">
        <w:tc>
          <w:tcPr>
            <w:tcW w:w="676" w:type="dxa"/>
            <w:tcBorders>
              <w:top w:val="single" w:sz="8" w:space="0" w:color="C0504D"/>
              <w:left w:val="single" w:sz="8" w:space="0" w:color="C0504D"/>
              <w:bottom w:val="single" w:sz="8" w:space="0" w:color="C0504D"/>
            </w:tcBorders>
          </w:tcPr>
          <w:p w:rsidR="008A52BD" w:rsidRPr="00D50753" w:rsidRDefault="008A52BD" w:rsidP="00BA3C87">
            <w:pPr>
              <w:numPr>
                <w:ilvl w:val="0"/>
                <w:numId w:val="23"/>
              </w:numPr>
              <w:rPr>
                <w:b/>
                <w:bCs/>
                <w:noProof/>
                <w:lang w:val="ro-RO"/>
              </w:rPr>
            </w:pPr>
          </w:p>
        </w:tc>
        <w:tc>
          <w:tcPr>
            <w:tcW w:w="3690" w:type="dxa"/>
            <w:tcBorders>
              <w:top w:val="single" w:sz="8" w:space="0" w:color="C0504D"/>
              <w:bottom w:val="single" w:sz="8" w:space="0" w:color="C0504D"/>
            </w:tcBorders>
          </w:tcPr>
          <w:p w:rsidR="008A52BD" w:rsidRPr="00D50753" w:rsidRDefault="008A52BD" w:rsidP="00BA3C87">
            <w:pPr>
              <w:rPr>
                <w:noProof/>
                <w:color w:val="000000"/>
                <w:lang w:val="ro-RO"/>
              </w:rPr>
            </w:pPr>
            <w:r>
              <w:rPr>
                <w:noProof/>
                <w:color w:val="000000"/>
                <w:lang w:val="ro-RO"/>
              </w:rPr>
              <w:t>Discount</w:t>
            </w:r>
          </w:p>
        </w:tc>
        <w:tc>
          <w:tcPr>
            <w:tcW w:w="5265" w:type="dxa"/>
            <w:tcBorders>
              <w:top w:val="single" w:sz="8" w:space="0" w:color="C0504D"/>
              <w:bottom w:val="single" w:sz="8" w:space="0" w:color="C0504D"/>
              <w:right w:val="single" w:sz="8" w:space="0" w:color="C0504D"/>
            </w:tcBorders>
          </w:tcPr>
          <w:p w:rsidR="008A52BD" w:rsidRPr="00D50753" w:rsidRDefault="008A52BD" w:rsidP="00BA3C87">
            <w:pPr>
              <w:rPr>
                <w:noProof/>
                <w:lang w:val="ro-RO"/>
              </w:rPr>
            </w:pPr>
          </w:p>
        </w:tc>
      </w:tr>
      <w:tr w:rsidR="008A52BD" w:rsidRPr="00D50753" w:rsidTr="00A27C5D">
        <w:tc>
          <w:tcPr>
            <w:tcW w:w="676" w:type="dxa"/>
          </w:tcPr>
          <w:p w:rsidR="008A52BD" w:rsidRPr="00D50753" w:rsidRDefault="008A52BD" w:rsidP="00BA3C87">
            <w:pPr>
              <w:numPr>
                <w:ilvl w:val="0"/>
                <w:numId w:val="23"/>
              </w:numPr>
              <w:rPr>
                <w:b/>
                <w:bCs/>
                <w:noProof/>
                <w:lang w:val="ro-RO"/>
              </w:rPr>
            </w:pPr>
          </w:p>
        </w:tc>
        <w:tc>
          <w:tcPr>
            <w:tcW w:w="3690" w:type="dxa"/>
          </w:tcPr>
          <w:p w:rsidR="008A52BD" w:rsidRPr="00D50753" w:rsidRDefault="008A52BD" w:rsidP="00BA3C87">
            <w:pPr>
              <w:rPr>
                <w:noProof/>
                <w:lang w:val="ro-RO"/>
              </w:rPr>
            </w:pPr>
            <w:r>
              <w:rPr>
                <w:noProof/>
                <w:lang w:val="ro-RO"/>
              </w:rPr>
              <w:t>Termen de Livrare</w:t>
            </w:r>
          </w:p>
        </w:tc>
        <w:tc>
          <w:tcPr>
            <w:tcW w:w="5265" w:type="dxa"/>
          </w:tcPr>
          <w:p w:rsidR="008A52BD" w:rsidRPr="00D50753" w:rsidRDefault="008A52BD" w:rsidP="00BA3C87">
            <w:pPr>
              <w:rPr>
                <w:noProof/>
                <w:lang w:val="ro-RO"/>
              </w:rPr>
            </w:pPr>
          </w:p>
        </w:tc>
      </w:tr>
      <w:tr w:rsidR="008A52BD" w:rsidRPr="00D50753" w:rsidTr="00A27C5D">
        <w:tc>
          <w:tcPr>
            <w:tcW w:w="676" w:type="dxa"/>
            <w:tcBorders>
              <w:top w:val="single" w:sz="8" w:space="0" w:color="C0504D"/>
              <w:left w:val="single" w:sz="8" w:space="0" w:color="C0504D"/>
              <w:bottom w:val="single" w:sz="8" w:space="0" w:color="C0504D"/>
            </w:tcBorders>
          </w:tcPr>
          <w:p w:rsidR="008A52BD" w:rsidRPr="00D50753" w:rsidRDefault="008A52BD" w:rsidP="00BA3C87">
            <w:pPr>
              <w:numPr>
                <w:ilvl w:val="0"/>
                <w:numId w:val="23"/>
              </w:numPr>
              <w:rPr>
                <w:b/>
                <w:bCs/>
                <w:noProof/>
                <w:lang w:val="ro-RO"/>
              </w:rPr>
            </w:pPr>
          </w:p>
        </w:tc>
        <w:tc>
          <w:tcPr>
            <w:tcW w:w="3690" w:type="dxa"/>
            <w:tcBorders>
              <w:top w:val="single" w:sz="8" w:space="0" w:color="C0504D"/>
              <w:bottom w:val="single" w:sz="8" w:space="0" w:color="C0504D"/>
            </w:tcBorders>
          </w:tcPr>
          <w:p w:rsidR="008A52BD" w:rsidRPr="00D50753" w:rsidRDefault="008A52BD" w:rsidP="00BA3C87">
            <w:pPr>
              <w:rPr>
                <w:noProof/>
                <w:lang w:val="ro-RO"/>
              </w:rPr>
            </w:pPr>
            <w:r>
              <w:rPr>
                <w:noProof/>
                <w:lang w:val="ro-RO"/>
              </w:rPr>
              <w:t>Termen de Plata</w:t>
            </w:r>
          </w:p>
        </w:tc>
        <w:tc>
          <w:tcPr>
            <w:tcW w:w="5265" w:type="dxa"/>
            <w:tcBorders>
              <w:top w:val="single" w:sz="8" w:space="0" w:color="C0504D"/>
              <w:bottom w:val="single" w:sz="8" w:space="0" w:color="C0504D"/>
              <w:right w:val="single" w:sz="8" w:space="0" w:color="C0504D"/>
            </w:tcBorders>
          </w:tcPr>
          <w:p w:rsidR="008A52BD" w:rsidRPr="00D50753" w:rsidRDefault="008A52BD" w:rsidP="00BA3C87">
            <w:pPr>
              <w:rPr>
                <w:noProof/>
                <w:lang w:val="ro-RO"/>
              </w:rPr>
            </w:pPr>
          </w:p>
        </w:tc>
      </w:tr>
      <w:tr w:rsidR="000C51AF" w:rsidRPr="00D50753" w:rsidTr="00A27C5D">
        <w:tc>
          <w:tcPr>
            <w:tcW w:w="676" w:type="dxa"/>
            <w:tcBorders>
              <w:top w:val="single" w:sz="8" w:space="0" w:color="C0504D"/>
              <w:left w:val="single" w:sz="8" w:space="0" w:color="C0504D"/>
              <w:bottom w:val="single" w:sz="8" w:space="0" w:color="C0504D"/>
            </w:tcBorders>
          </w:tcPr>
          <w:p w:rsidR="000C51AF" w:rsidRPr="00D50753" w:rsidRDefault="000C51AF" w:rsidP="00BA3C87">
            <w:pPr>
              <w:numPr>
                <w:ilvl w:val="0"/>
                <w:numId w:val="23"/>
              </w:numPr>
              <w:rPr>
                <w:b/>
                <w:bCs/>
                <w:noProof/>
                <w:lang w:val="ro-RO"/>
              </w:rPr>
            </w:pPr>
          </w:p>
        </w:tc>
        <w:tc>
          <w:tcPr>
            <w:tcW w:w="3690" w:type="dxa"/>
            <w:tcBorders>
              <w:top w:val="single" w:sz="8" w:space="0" w:color="C0504D"/>
              <w:bottom w:val="single" w:sz="8" w:space="0" w:color="C0504D"/>
            </w:tcBorders>
          </w:tcPr>
          <w:p w:rsidR="000C51AF" w:rsidRDefault="000C51AF" w:rsidP="00BA3C87">
            <w:pPr>
              <w:rPr>
                <w:noProof/>
                <w:lang w:val="ro-RO"/>
              </w:rPr>
            </w:pPr>
            <w:r>
              <w:rPr>
                <w:noProof/>
                <w:lang w:val="ro-RO"/>
              </w:rPr>
              <w:t>Numar Contract</w:t>
            </w:r>
          </w:p>
        </w:tc>
        <w:tc>
          <w:tcPr>
            <w:tcW w:w="5265" w:type="dxa"/>
            <w:tcBorders>
              <w:top w:val="single" w:sz="8" w:space="0" w:color="C0504D"/>
              <w:bottom w:val="single" w:sz="8" w:space="0" w:color="C0504D"/>
              <w:right w:val="single" w:sz="8" w:space="0" w:color="C0504D"/>
            </w:tcBorders>
          </w:tcPr>
          <w:p w:rsidR="000C51AF" w:rsidRPr="00D50753" w:rsidRDefault="000C51AF" w:rsidP="00BA3C87">
            <w:pPr>
              <w:rPr>
                <w:noProof/>
                <w:lang w:val="ro-RO"/>
              </w:rPr>
            </w:pPr>
          </w:p>
        </w:tc>
      </w:tr>
      <w:tr w:rsidR="000C51AF" w:rsidRPr="00D50753" w:rsidTr="00A27C5D">
        <w:tc>
          <w:tcPr>
            <w:tcW w:w="676" w:type="dxa"/>
            <w:tcBorders>
              <w:top w:val="single" w:sz="8" w:space="0" w:color="C0504D"/>
              <w:left w:val="single" w:sz="8" w:space="0" w:color="C0504D"/>
              <w:bottom w:val="single" w:sz="8" w:space="0" w:color="C0504D"/>
            </w:tcBorders>
          </w:tcPr>
          <w:p w:rsidR="000C51AF" w:rsidRPr="00D50753" w:rsidRDefault="000C51AF" w:rsidP="00BA3C87">
            <w:pPr>
              <w:numPr>
                <w:ilvl w:val="0"/>
                <w:numId w:val="23"/>
              </w:numPr>
              <w:rPr>
                <w:b/>
                <w:bCs/>
                <w:noProof/>
                <w:lang w:val="ro-RO"/>
              </w:rPr>
            </w:pPr>
          </w:p>
        </w:tc>
        <w:tc>
          <w:tcPr>
            <w:tcW w:w="3690" w:type="dxa"/>
            <w:tcBorders>
              <w:top w:val="single" w:sz="8" w:space="0" w:color="C0504D"/>
              <w:bottom w:val="single" w:sz="8" w:space="0" w:color="C0504D"/>
            </w:tcBorders>
          </w:tcPr>
          <w:p w:rsidR="000C51AF" w:rsidRDefault="000C51AF" w:rsidP="00BA3C87">
            <w:pPr>
              <w:rPr>
                <w:noProof/>
                <w:lang w:val="ro-RO"/>
              </w:rPr>
            </w:pPr>
            <w:r>
              <w:rPr>
                <w:noProof/>
                <w:lang w:val="ro-RO"/>
              </w:rPr>
              <w:t>Data contract</w:t>
            </w:r>
          </w:p>
        </w:tc>
        <w:tc>
          <w:tcPr>
            <w:tcW w:w="5265" w:type="dxa"/>
            <w:tcBorders>
              <w:top w:val="single" w:sz="8" w:space="0" w:color="C0504D"/>
              <w:bottom w:val="single" w:sz="8" w:space="0" w:color="C0504D"/>
              <w:right w:val="single" w:sz="8" w:space="0" w:color="C0504D"/>
            </w:tcBorders>
          </w:tcPr>
          <w:p w:rsidR="000C51AF" w:rsidRPr="00D50753" w:rsidRDefault="000C51AF" w:rsidP="00BA3C87">
            <w:pPr>
              <w:rPr>
                <w:noProof/>
                <w:lang w:val="ro-RO"/>
              </w:rPr>
            </w:pPr>
          </w:p>
        </w:tc>
      </w:tr>
      <w:tr w:rsidR="00527CD4" w:rsidRPr="00D50753" w:rsidTr="00A27C5D">
        <w:tc>
          <w:tcPr>
            <w:tcW w:w="676" w:type="dxa"/>
            <w:tcBorders>
              <w:top w:val="single" w:sz="8" w:space="0" w:color="C0504D"/>
              <w:left w:val="single" w:sz="8" w:space="0" w:color="C0504D"/>
              <w:bottom w:val="single" w:sz="8" w:space="0" w:color="C0504D"/>
            </w:tcBorders>
          </w:tcPr>
          <w:p w:rsidR="00527CD4" w:rsidRPr="00D50753" w:rsidRDefault="00527CD4" w:rsidP="00BA3C87">
            <w:pPr>
              <w:numPr>
                <w:ilvl w:val="0"/>
                <w:numId w:val="23"/>
              </w:numPr>
              <w:rPr>
                <w:b/>
                <w:bCs/>
                <w:noProof/>
                <w:lang w:val="ro-RO"/>
              </w:rPr>
            </w:pPr>
          </w:p>
        </w:tc>
        <w:tc>
          <w:tcPr>
            <w:tcW w:w="3690" w:type="dxa"/>
            <w:tcBorders>
              <w:top w:val="single" w:sz="8" w:space="0" w:color="C0504D"/>
              <w:bottom w:val="single" w:sz="8" w:space="0" w:color="C0504D"/>
            </w:tcBorders>
          </w:tcPr>
          <w:p w:rsidR="00527CD4" w:rsidRDefault="00527CD4" w:rsidP="00BA3C87">
            <w:pPr>
              <w:rPr>
                <w:noProof/>
                <w:lang w:val="ro-RO"/>
              </w:rPr>
            </w:pPr>
            <w:r>
              <w:rPr>
                <w:noProof/>
                <w:lang w:val="ro-RO"/>
              </w:rPr>
              <w:t>Data inceput valabilitate</w:t>
            </w:r>
          </w:p>
        </w:tc>
        <w:tc>
          <w:tcPr>
            <w:tcW w:w="5265" w:type="dxa"/>
            <w:tcBorders>
              <w:top w:val="single" w:sz="8" w:space="0" w:color="C0504D"/>
              <w:bottom w:val="single" w:sz="8" w:space="0" w:color="C0504D"/>
              <w:right w:val="single" w:sz="8" w:space="0" w:color="C0504D"/>
            </w:tcBorders>
          </w:tcPr>
          <w:p w:rsidR="00527CD4" w:rsidRPr="00D50753" w:rsidRDefault="00527CD4" w:rsidP="00BA3C87">
            <w:pPr>
              <w:rPr>
                <w:noProof/>
                <w:lang w:val="ro-RO"/>
              </w:rPr>
            </w:pPr>
          </w:p>
        </w:tc>
      </w:tr>
      <w:tr w:rsidR="008A52BD" w:rsidRPr="00D50753" w:rsidTr="00A27C5D">
        <w:tc>
          <w:tcPr>
            <w:tcW w:w="676" w:type="dxa"/>
            <w:tcBorders>
              <w:top w:val="single" w:sz="8" w:space="0" w:color="C0504D"/>
              <w:left w:val="single" w:sz="8" w:space="0" w:color="C0504D"/>
              <w:bottom w:val="single" w:sz="8" w:space="0" w:color="C0504D"/>
            </w:tcBorders>
          </w:tcPr>
          <w:p w:rsidR="008A52BD" w:rsidRPr="00D50753" w:rsidRDefault="008A52BD" w:rsidP="00BA3C87">
            <w:pPr>
              <w:numPr>
                <w:ilvl w:val="0"/>
                <w:numId w:val="23"/>
              </w:numPr>
              <w:rPr>
                <w:b/>
                <w:bCs/>
                <w:noProof/>
                <w:lang w:val="ro-RO"/>
              </w:rPr>
            </w:pPr>
          </w:p>
        </w:tc>
        <w:tc>
          <w:tcPr>
            <w:tcW w:w="3690" w:type="dxa"/>
            <w:tcBorders>
              <w:top w:val="single" w:sz="8" w:space="0" w:color="C0504D"/>
              <w:bottom w:val="single" w:sz="8" w:space="0" w:color="C0504D"/>
            </w:tcBorders>
          </w:tcPr>
          <w:p w:rsidR="008A52BD" w:rsidRDefault="008A52BD" w:rsidP="00BA3C87">
            <w:pPr>
              <w:rPr>
                <w:noProof/>
                <w:lang w:val="ro-RO"/>
              </w:rPr>
            </w:pPr>
            <w:r>
              <w:rPr>
                <w:noProof/>
                <w:lang w:val="ro-RO"/>
              </w:rPr>
              <w:t>Data expirarii</w:t>
            </w:r>
          </w:p>
        </w:tc>
        <w:tc>
          <w:tcPr>
            <w:tcW w:w="5265" w:type="dxa"/>
            <w:tcBorders>
              <w:top w:val="single" w:sz="8" w:space="0" w:color="C0504D"/>
              <w:bottom w:val="single" w:sz="8" w:space="0" w:color="C0504D"/>
              <w:right w:val="single" w:sz="8" w:space="0" w:color="C0504D"/>
            </w:tcBorders>
          </w:tcPr>
          <w:p w:rsidR="008A52BD" w:rsidRPr="00D50753" w:rsidRDefault="008A52BD" w:rsidP="00BA3C87">
            <w:pPr>
              <w:rPr>
                <w:noProof/>
                <w:lang w:val="ro-RO"/>
              </w:rPr>
            </w:pPr>
          </w:p>
        </w:tc>
      </w:tr>
      <w:tr w:rsidR="008A52BD" w:rsidRPr="00D50753" w:rsidTr="00A27C5D">
        <w:tc>
          <w:tcPr>
            <w:tcW w:w="676" w:type="dxa"/>
            <w:tcBorders>
              <w:top w:val="single" w:sz="8" w:space="0" w:color="C0504D"/>
              <w:left w:val="single" w:sz="8" w:space="0" w:color="C0504D"/>
              <w:bottom w:val="single" w:sz="8" w:space="0" w:color="C0504D"/>
            </w:tcBorders>
          </w:tcPr>
          <w:p w:rsidR="008A52BD" w:rsidRPr="00D50753" w:rsidRDefault="008A52BD" w:rsidP="00BA3C87">
            <w:pPr>
              <w:numPr>
                <w:ilvl w:val="0"/>
                <w:numId w:val="23"/>
              </w:numPr>
              <w:rPr>
                <w:b/>
                <w:bCs/>
                <w:noProof/>
                <w:lang w:val="ro-RO"/>
              </w:rPr>
            </w:pPr>
          </w:p>
        </w:tc>
        <w:tc>
          <w:tcPr>
            <w:tcW w:w="3690" w:type="dxa"/>
            <w:tcBorders>
              <w:top w:val="single" w:sz="8" w:space="0" w:color="C0504D"/>
              <w:bottom w:val="single" w:sz="8" w:space="0" w:color="C0504D"/>
            </w:tcBorders>
          </w:tcPr>
          <w:p w:rsidR="008A52BD" w:rsidRDefault="00A27C5D" w:rsidP="00BA3C87">
            <w:pPr>
              <w:rPr>
                <w:noProof/>
                <w:lang w:val="ro-RO"/>
              </w:rPr>
            </w:pPr>
            <w:r>
              <w:rPr>
                <w:noProof/>
                <w:lang w:val="ro-RO"/>
              </w:rPr>
              <w:t>Anexa la contract</w:t>
            </w:r>
            <w:r w:rsidR="00184797">
              <w:rPr>
                <w:noProof/>
                <w:lang w:val="ro-RO"/>
              </w:rPr>
              <w:t xml:space="preserve"> ( se va obtine de la BOROMIR )</w:t>
            </w:r>
          </w:p>
        </w:tc>
        <w:tc>
          <w:tcPr>
            <w:tcW w:w="5265" w:type="dxa"/>
            <w:tcBorders>
              <w:top w:val="single" w:sz="8" w:space="0" w:color="C0504D"/>
              <w:bottom w:val="single" w:sz="8" w:space="0" w:color="C0504D"/>
              <w:right w:val="single" w:sz="8" w:space="0" w:color="C0504D"/>
            </w:tcBorders>
          </w:tcPr>
          <w:p w:rsidR="008A52BD" w:rsidRPr="00D50753" w:rsidRDefault="008A52BD" w:rsidP="00BA3C87">
            <w:pPr>
              <w:rPr>
                <w:noProof/>
                <w:lang w:val="ro-RO"/>
              </w:rPr>
            </w:pPr>
          </w:p>
        </w:tc>
      </w:tr>
      <w:tr w:rsidR="00A4080C" w:rsidRPr="00D50753" w:rsidTr="00A27C5D">
        <w:tc>
          <w:tcPr>
            <w:tcW w:w="676" w:type="dxa"/>
            <w:tcBorders>
              <w:top w:val="single" w:sz="8" w:space="0" w:color="C0504D"/>
              <w:left w:val="single" w:sz="8" w:space="0" w:color="C0504D"/>
              <w:bottom w:val="single" w:sz="8" w:space="0" w:color="C0504D"/>
            </w:tcBorders>
          </w:tcPr>
          <w:p w:rsidR="00A4080C" w:rsidRPr="00D50753" w:rsidRDefault="00A4080C" w:rsidP="00BA3C87">
            <w:pPr>
              <w:numPr>
                <w:ilvl w:val="0"/>
                <w:numId w:val="23"/>
              </w:numPr>
              <w:rPr>
                <w:b/>
                <w:bCs/>
                <w:noProof/>
                <w:lang w:val="ro-RO"/>
              </w:rPr>
            </w:pPr>
          </w:p>
        </w:tc>
        <w:tc>
          <w:tcPr>
            <w:tcW w:w="3690" w:type="dxa"/>
            <w:tcBorders>
              <w:top w:val="single" w:sz="8" w:space="0" w:color="C0504D"/>
              <w:bottom w:val="single" w:sz="8" w:space="0" w:color="C0504D"/>
            </w:tcBorders>
          </w:tcPr>
          <w:p w:rsidR="00A4080C" w:rsidRDefault="00A4080C" w:rsidP="00BA3C87">
            <w:pPr>
              <w:rPr>
                <w:noProof/>
                <w:lang w:val="ro-RO"/>
              </w:rPr>
            </w:pPr>
            <w:r>
              <w:rPr>
                <w:noProof/>
                <w:lang w:val="ro-RO"/>
              </w:rPr>
              <w:t>Bonus</w:t>
            </w:r>
          </w:p>
        </w:tc>
        <w:tc>
          <w:tcPr>
            <w:tcW w:w="5265" w:type="dxa"/>
            <w:tcBorders>
              <w:top w:val="single" w:sz="8" w:space="0" w:color="C0504D"/>
              <w:bottom w:val="single" w:sz="8" w:space="0" w:color="C0504D"/>
              <w:right w:val="single" w:sz="8" w:space="0" w:color="C0504D"/>
            </w:tcBorders>
          </w:tcPr>
          <w:p w:rsidR="00A4080C" w:rsidRPr="00D50753" w:rsidRDefault="00A4080C" w:rsidP="00BA3C87">
            <w:pPr>
              <w:rPr>
                <w:noProof/>
                <w:lang w:val="ro-RO"/>
              </w:rPr>
            </w:pPr>
          </w:p>
        </w:tc>
      </w:tr>
      <w:tr w:rsidR="00A4080C" w:rsidRPr="00D50753" w:rsidTr="00A27C5D">
        <w:tc>
          <w:tcPr>
            <w:tcW w:w="676" w:type="dxa"/>
            <w:tcBorders>
              <w:top w:val="single" w:sz="8" w:space="0" w:color="C0504D"/>
              <w:left w:val="single" w:sz="8" w:space="0" w:color="C0504D"/>
              <w:bottom w:val="single" w:sz="8" w:space="0" w:color="C0504D"/>
            </w:tcBorders>
          </w:tcPr>
          <w:p w:rsidR="00A4080C" w:rsidRPr="00D50753" w:rsidRDefault="00A4080C" w:rsidP="00BA3C87">
            <w:pPr>
              <w:numPr>
                <w:ilvl w:val="0"/>
                <w:numId w:val="23"/>
              </w:numPr>
              <w:rPr>
                <w:b/>
                <w:bCs/>
                <w:noProof/>
                <w:lang w:val="ro-RO"/>
              </w:rPr>
            </w:pPr>
          </w:p>
        </w:tc>
        <w:tc>
          <w:tcPr>
            <w:tcW w:w="3690" w:type="dxa"/>
            <w:tcBorders>
              <w:top w:val="single" w:sz="8" w:space="0" w:color="C0504D"/>
              <w:bottom w:val="single" w:sz="8" w:space="0" w:color="C0504D"/>
            </w:tcBorders>
          </w:tcPr>
          <w:p w:rsidR="00A4080C" w:rsidRDefault="00A4080C" w:rsidP="00BA3C87">
            <w:pPr>
              <w:rPr>
                <w:noProof/>
                <w:lang w:val="ro-RO"/>
              </w:rPr>
            </w:pPr>
            <w:r>
              <w:rPr>
                <w:noProof/>
                <w:lang w:val="ro-RO"/>
              </w:rPr>
              <w:t>Valori contractate</w:t>
            </w:r>
          </w:p>
        </w:tc>
        <w:tc>
          <w:tcPr>
            <w:tcW w:w="5265" w:type="dxa"/>
            <w:tcBorders>
              <w:top w:val="single" w:sz="8" w:space="0" w:color="C0504D"/>
              <w:bottom w:val="single" w:sz="8" w:space="0" w:color="C0504D"/>
              <w:right w:val="single" w:sz="8" w:space="0" w:color="C0504D"/>
            </w:tcBorders>
          </w:tcPr>
          <w:p w:rsidR="00A4080C" w:rsidRPr="00D50753" w:rsidRDefault="00A4080C" w:rsidP="00BA3C87">
            <w:pPr>
              <w:rPr>
                <w:noProof/>
                <w:lang w:val="ro-RO"/>
              </w:rPr>
            </w:pPr>
          </w:p>
        </w:tc>
      </w:tr>
      <w:tr w:rsidR="008A52BD" w:rsidRPr="00D50753" w:rsidTr="00A27C5D">
        <w:tc>
          <w:tcPr>
            <w:tcW w:w="676" w:type="dxa"/>
          </w:tcPr>
          <w:p w:rsidR="008A52BD" w:rsidRPr="00D50753" w:rsidRDefault="008A52BD" w:rsidP="00BA3C87">
            <w:pPr>
              <w:numPr>
                <w:ilvl w:val="0"/>
                <w:numId w:val="23"/>
              </w:numPr>
              <w:rPr>
                <w:b/>
                <w:bCs/>
                <w:noProof/>
                <w:lang w:val="ro-RO"/>
              </w:rPr>
            </w:pPr>
          </w:p>
        </w:tc>
        <w:tc>
          <w:tcPr>
            <w:tcW w:w="3690" w:type="dxa"/>
          </w:tcPr>
          <w:p w:rsidR="008A52BD" w:rsidRPr="00D50753" w:rsidRDefault="008A52BD" w:rsidP="00BA3C87">
            <w:pPr>
              <w:rPr>
                <w:noProof/>
                <w:lang w:val="ro-RO"/>
              </w:rPr>
            </w:pPr>
            <w:r w:rsidRPr="008A52BD">
              <w:rPr>
                <w:noProof/>
                <w:highlight w:val="yellow"/>
                <w:lang w:val="ro-RO"/>
              </w:rPr>
              <w:t>...</w:t>
            </w:r>
          </w:p>
        </w:tc>
        <w:tc>
          <w:tcPr>
            <w:tcW w:w="5265" w:type="dxa"/>
          </w:tcPr>
          <w:p w:rsidR="008A52BD" w:rsidRPr="008A52BD" w:rsidRDefault="00CD032E" w:rsidP="00BA3C87">
            <w:pPr>
              <w:rPr>
                <w:noProof/>
                <w:highlight w:val="yellow"/>
                <w:lang w:val="ro-RO"/>
              </w:rPr>
            </w:pPr>
            <w:r>
              <w:rPr>
                <w:noProof/>
                <w:lang w:val="ro-RO"/>
              </w:rPr>
              <w:t>DE PRIMIT ANEXA</w:t>
            </w:r>
          </w:p>
        </w:tc>
      </w:tr>
    </w:tbl>
    <w:p w:rsidR="008A52BD" w:rsidRDefault="008A52BD" w:rsidP="00A73509">
      <w:pPr>
        <w:rPr>
          <w:lang w:val="ro-RO"/>
        </w:rPr>
      </w:pPr>
    </w:p>
    <w:p w:rsidR="00A73509" w:rsidRPr="00A73509" w:rsidRDefault="00A73509" w:rsidP="00A73509">
      <w:pPr>
        <w:rPr>
          <w:lang w:val="ro-RO"/>
        </w:rPr>
      </w:pPr>
    </w:p>
    <w:p w:rsidR="00A73509" w:rsidRDefault="00A73509" w:rsidP="00A73509">
      <w:pPr>
        <w:pStyle w:val="Heading2"/>
        <w:rPr>
          <w:noProof/>
          <w:lang w:val="ro-RO"/>
        </w:rPr>
      </w:pPr>
      <w:bookmarkStart w:id="81" w:name="_Toc275250502"/>
      <w:r>
        <w:rPr>
          <w:noProof/>
          <w:lang w:val="ro-RO"/>
        </w:rPr>
        <w:t>Referat modificare conditii comerciale</w:t>
      </w:r>
      <w:bookmarkEnd w:id="81"/>
    </w:p>
    <w:p w:rsidR="00A73509" w:rsidRDefault="00A73509" w:rsidP="00A73509">
      <w:pPr>
        <w:rPr>
          <w:lang w:val="ro-RO"/>
        </w:rPr>
      </w:pPr>
    </w:p>
    <w:p w:rsidR="00717FED" w:rsidRDefault="00717FED" w:rsidP="00A73509">
      <w:pPr>
        <w:rPr>
          <w:lang w:val="ro-RO"/>
        </w:rPr>
      </w:pPr>
      <w:r>
        <w:rPr>
          <w:lang w:val="ro-RO"/>
        </w:rPr>
        <w:t>In momentul in care in urma unei vizite la distribuitor</w:t>
      </w:r>
      <w:r w:rsidR="00330FC2">
        <w:rPr>
          <w:lang w:val="ro-RO"/>
        </w:rPr>
        <w:t xml:space="preserve"> sau a evaluarii periodice,</w:t>
      </w:r>
      <w:r>
        <w:rPr>
          <w:lang w:val="ro-RO"/>
        </w:rPr>
        <w:t xml:space="preserve"> ASM-ul constata ca se doreste modificarea conditiilor comerciale si aceasta modificarea este justificata, ASM-ul va face un referat de modificare a conditiilor comerciale catre centru. La centru se ia o decizie finala in ce priveste modificarea conditiilor comerciale, decizie care va fi adusa la cunostinta ASM-ului.</w:t>
      </w:r>
    </w:p>
    <w:p w:rsidR="00717FED" w:rsidRDefault="00717FED" w:rsidP="00A73509">
      <w:pPr>
        <w:rPr>
          <w:lang w:val="ro-RO"/>
        </w:rPr>
      </w:pPr>
      <w:r>
        <w:rPr>
          <w:lang w:val="ro-RO"/>
        </w:rPr>
        <w:t>ASM-ul poate completa acest referat dupa un sablon standard stabilit de Boromir</w:t>
      </w:r>
      <w:r w:rsidR="00500A47">
        <w:rPr>
          <w:lang w:val="ro-RO"/>
        </w:rPr>
        <w:t xml:space="preserve"> in CRM</w:t>
      </w:r>
      <w:r>
        <w:rPr>
          <w:lang w:val="ro-RO"/>
        </w:rPr>
        <w:t xml:space="preserve"> (vezi tabelul </w:t>
      </w:r>
      <w:r w:rsidR="00500A47">
        <w:rPr>
          <w:lang w:val="ro-RO"/>
        </w:rPr>
        <w:t>de mai jos). Informatiile pot fi transmise pe email catre centru. Toate referatele vor ramane disponibile si in sistem.</w:t>
      </w:r>
    </w:p>
    <w:p w:rsidR="00077D49" w:rsidRDefault="00077D49" w:rsidP="00A73509">
      <w:pPr>
        <w:rPr>
          <w:lang w:val="ro-RO"/>
        </w:rPr>
      </w:pPr>
      <w:r>
        <w:rPr>
          <w:lang w:val="ro-RO"/>
        </w:rPr>
        <w:lastRenderedPageBreak/>
        <w:t>Un referat poate fi respins sau se poate concretiza int-un act aditional la conditiile comerciale</w:t>
      </w:r>
      <w:r w:rsidR="003B1210">
        <w:rPr>
          <w:lang w:val="ro-RO"/>
        </w:rPr>
        <w:t>.</w:t>
      </w:r>
    </w:p>
    <w:p w:rsidR="00EF509A" w:rsidRDefault="00EF509A" w:rsidP="00A73509">
      <w:pPr>
        <w:rPr>
          <w:lang w:val="ro-RO"/>
        </w:rPr>
      </w:pPr>
      <w:r>
        <w:rPr>
          <w:lang w:val="ro-RO"/>
        </w:rPr>
        <w:t>Informatiile ce trebuiesc completate la crearea unui referat sunt descrise in tabelul de mai jos.</w:t>
      </w:r>
    </w:p>
    <w:tbl>
      <w:tblPr>
        <w:tblW w:w="0" w:type="auto"/>
        <w:tblBorders>
          <w:top w:val="single" w:sz="8" w:space="0" w:color="C0504D"/>
          <w:left w:val="single" w:sz="8" w:space="0" w:color="C0504D"/>
          <w:bottom w:val="single" w:sz="8" w:space="0" w:color="C0504D"/>
          <w:right w:val="single" w:sz="8" w:space="0" w:color="C0504D"/>
        </w:tblBorders>
        <w:tblLook w:val="04A0"/>
      </w:tblPr>
      <w:tblGrid>
        <w:gridCol w:w="828"/>
        <w:gridCol w:w="3690"/>
        <w:gridCol w:w="5265"/>
      </w:tblGrid>
      <w:tr w:rsidR="00717FED" w:rsidRPr="00D50753" w:rsidTr="00BA3C87">
        <w:tc>
          <w:tcPr>
            <w:tcW w:w="828" w:type="dxa"/>
            <w:shd w:val="clear" w:color="auto" w:fill="C0504D"/>
          </w:tcPr>
          <w:p w:rsidR="00717FED" w:rsidRPr="00D50753" w:rsidRDefault="00717FED" w:rsidP="00BA3C87">
            <w:pPr>
              <w:rPr>
                <w:b/>
                <w:bCs/>
                <w:noProof/>
                <w:color w:val="FFFFFF"/>
                <w:lang w:val="ro-RO"/>
              </w:rPr>
            </w:pPr>
            <w:r w:rsidRPr="00D50753">
              <w:rPr>
                <w:b/>
                <w:bCs/>
                <w:noProof/>
                <w:color w:val="FFFFFF"/>
                <w:lang w:val="ro-RO"/>
              </w:rPr>
              <w:t>Ref</w:t>
            </w:r>
          </w:p>
        </w:tc>
        <w:tc>
          <w:tcPr>
            <w:tcW w:w="3690" w:type="dxa"/>
            <w:shd w:val="clear" w:color="auto" w:fill="C0504D"/>
          </w:tcPr>
          <w:p w:rsidR="00717FED" w:rsidRPr="00D50753" w:rsidRDefault="00717FED" w:rsidP="00BA3C87">
            <w:pPr>
              <w:rPr>
                <w:b/>
                <w:bCs/>
                <w:noProof/>
                <w:color w:val="FFFFFF"/>
                <w:lang w:val="ro-RO"/>
              </w:rPr>
            </w:pPr>
            <w:r w:rsidRPr="00D50753">
              <w:rPr>
                <w:b/>
                <w:bCs/>
                <w:noProof/>
                <w:color w:val="FFFFFF"/>
                <w:lang w:val="ro-RO"/>
              </w:rPr>
              <w:t>Nume Camp</w:t>
            </w:r>
          </w:p>
        </w:tc>
        <w:tc>
          <w:tcPr>
            <w:tcW w:w="5265" w:type="dxa"/>
            <w:shd w:val="clear" w:color="auto" w:fill="C0504D"/>
          </w:tcPr>
          <w:p w:rsidR="00717FED" w:rsidRPr="00D50753" w:rsidRDefault="00717FED" w:rsidP="00BA3C87">
            <w:pPr>
              <w:rPr>
                <w:b/>
                <w:bCs/>
                <w:noProof/>
                <w:color w:val="FFFFFF"/>
                <w:lang w:val="ro-RO"/>
              </w:rPr>
            </w:pPr>
            <w:r w:rsidRPr="00D50753">
              <w:rPr>
                <w:b/>
                <w:bCs/>
                <w:noProof/>
                <w:color w:val="FFFFFF"/>
                <w:lang w:val="ro-RO"/>
              </w:rPr>
              <w:t>Observatii</w:t>
            </w:r>
          </w:p>
        </w:tc>
      </w:tr>
      <w:tr w:rsidR="00717FED" w:rsidRPr="00D50753" w:rsidTr="00BA3C87">
        <w:tc>
          <w:tcPr>
            <w:tcW w:w="828" w:type="dxa"/>
            <w:tcBorders>
              <w:top w:val="single" w:sz="8" w:space="0" w:color="C0504D"/>
              <w:left w:val="single" w:sz="8" w:space="0" w:color="C0504D"/>
              <w:bottom w:val="single" w:sz="8" w:space="0" w:color="C0504D"/>
            </w:tcBorders>
          </w:tcPr>
          <w:p w:rsidR="00717FED" w:rsidRPr="00D50753" w:rsidRDefault="00717FED" w:rsidP="0044055D">
            <w:pPr>
              <w:numPr>
                <w:ilvl w:val="0"/>
                <w:numId w:val="28"/>
              </w:numPr>
              <w:rPr>
                <w:b/>
                <w:bCs/>
                <w:noProof/>
                <w:lang w:val="ro-RO"/>
              </w:rPr>
            </w:pPr>
          </w:p>
        </w:tc>
        <w:tc>
          <w:tcPr>
            <w:tcW w:w="3690" w:type="dxa"/>
            <w:tcBorders>
              <w:top w:val="single" w:sz="8" w:space="0" w:color="C0504D"/>
              <w:bottom w:val="single" w:sz="8" w:space="0" w:color="C0504D"/>
            </w:tcBorders>
          </w:tcPr>
          <w:p w:rsidR="00717FED" w:rsidRPr="00D50753" w:rsidRDefault="00717FED" w:rsidP="00BA3C87">
            <w:pPr>
              <w:rPr>
                <w:noProof/>
                <w:color w:val="000000"/>
                <w:lang w:val="ro-RO"/>
              </w:rPr>
            </w:pPr>
            <w:r>
              <w:rPr>
                <w:noProof/>
                <w:color w:val="000000"/>
                <w:lang w:val="ro-RO"/>
              </w:rPr>
              <w:t>Discount</w:t>
            </w:r>
          </w:p>
        </w:tc>
        <w:tc>
          <w:tcPr>
            <w:tcW w:w="5265" w:type="dxa"/>
            <w:tcBorders>
              <w:top w:val="single" w:sz="8" w:space="0" w:color="C0504D"/>
              <w:bottom w:val="single" w:sz="8" w:space="0" w:color="C0504D"/>
              <w:right w:val="single" w:sz="8" w:space="0" w:color="C0504D"/>
            </w:tcBorders>
          </w:tcPr>
          <w:p w:rsidR="00717FED" w:rsidRPr="00D50753" w:rsidRDefault="00717FED" w:rsidP="00BA3C87">
            <w:pPr>
              <w:rPr>
                <w:noProof/>
                <w:lang w:val="ro-RO"/>
              </w:rPr>
            </w:pPr>
          </w:p>
        </w:tc>
      </w:tr>
      <w:tr w:rsidR="00717FED" w:rsidRPr="00D50753" w:rsidTr="00BA3C87">
        <w:tc>
          <w:tcPr>
            <w:tcW w:w="828" w:type="dxa"/>
          </w:tcPr>
          <w:p w:rsidR="00717FED" w:rsidRPr="00D50753" w:rsidRDefault="00717FED" w:rsidP="0044055D">
            <w:pPr>
              <w:numPr>
                <w:ilvl w:val="0"/>
                <w:numId w:val="28"/>
              </w:numPr>
              <w:rPr>
                <w:b/>
                <w:bCs/>
                <w:noProof/>
                <w:lang w:val="ro-RO"/>
              </w:rPr>
            </w:pPr>
          </w:p>
        </w:tc>
        <w:tc>
          <w:tcPr>
            <w:tcW w:w="3690" w:type="dxa"/>
          </w:tcPr>
          <w:p w:rsidR="00717FED" w:rsidRPr="00D50753" w:rsidRDefault="00717FED" w:rsidP="00BA3C87">
            <w:pPr>
              <w:rPr>
                <w:noProof/>
                <w:lang w:val="ro-RO"/>
              </w:rPr>
            </w:pPr>
            <w:r>
              <w:rPr>
                <w:noProof/>
                <w:lang w:val="ro-RO"/>
              </w:rPr>
              <w:t>Termen de Livrare</w:t>
            </w:r>
          </w:p>
        </w:tc>
        <w:tc>
          <w:tcPr>
            <w:tcW w:w="5265" w:type="dxa"/>
          </w:tcPr>
          <w:p w:rsidR="00717FED" w:rsidRPr="00D50753" w:rsidRDefault="00717FED" w:rsidP="00BA3C87">
            <w:pPr>
              <w:rPr>
                <w:noProof/>
                <w:lang w:val="ro-RO"/>
              </w:rPr>
            </w:pPr>
          </w:p>
        </w:tc>
      </w:tr>
      <w:tr w:rsidR="00717FED" w:rsidRPr="00D50753" w:rsidTr="00BA3C87">
        <w:tc>
          <w:tcPr>
            <w:tcW w:w="828" w:type="dxa"/>
            <w:tcBorders>
              <w:top w:val="single" w:sz="8" w:space="0" w:color="C0504D"/>
              <w:left w:val="single" w:sz="8" w:space="0" w:color="C0504D"/>
              <w:bottom w:val="single" w:sz="8" w:space="0" w:color="C0504D"/>
            </w:tcBorders>
          </w:tcPr>
          <w:p w:rsidR="00717FED" w:rsidRPr="00D50753" w:rsidRDefault="00717FED" w:rsidP="0044055D">
            <w:pPr>
              <w:numPr>
                <w:ilvl w:val="0"/>
                <w:numId w:val="28"/>
              </w:numPr>
              <w:rPr>
                <w:b/>
                <w:bCs/>
                <w:noProof/>
                <w:lang w:val="ro-RO"/>
              </w:rPr>
            </w:pPr>
          </w:p>
        </w:tc>
        <w:tc>
          <w:tcPr>
            <w:tcW w:w="3690" w:type="dxa"/>
            <w:tcBorders>
              <w:top w:val="single" w:sz="8" w:space="0" w:color="C0504D"/>
              <w:bottom w:val="single" w:sz="8" w:space="0" w:color="C0504D"/>
            </w:tcBorders>
          </w:tcPr>
          <w:p w:rsidR="00717FED" w:rsidRPr="00D50753" w:rsidRDefault="00717FED" w:rsidP="00BA3C87">
            <w:pPr>
              <w:rPr>
                <w:noProof/>
                <w:lang w:val="ro-RO"/>
              </w:rPr>
            </w:pPr>
            <w:r>
              <w:rPr>
                <w:noProof/>
                <w:lang w:val="ro-RO"/>
              </w:rPr>
              <w:t>Termen de Plata</w:t>
            </w:r>
          </w:p>
        </w:tc>
        <w:tc>
          <w:tcPr>
            <w:tcW w:w="5265" w:type="dxa"/>
            <w:tcBorders>
              <w:top w:val="single" w:sz="8" w:space="0" w:color="C0504D"/>
              <w:bottom w:val="single" w:sz="8" w:space="0" w:color="C0504D"/>
              <w:right w:val="single" w:sz="8" w:space="0" w:color="C0504D"/>
            </w:tcBorders>
          </w:tcPr>
          <w:p w:rsidR="00717FED" w:rsidRPr="00D50753" w:rsidRDefault="00717FED" w:rsidP="00BA3C87">
            <w:pPr>
              <w:rPr>
                <w:noProof/>
                <w:lang w:val="ro-RO"/>
              </w:rPr>
            </w:pPr>
          </w:p>
        </w:tc>
      </w:tr>
      <w:tr w:rsidR="00717FED" w:rsidRPr="00D50753" w:rsidTr="00BA3C87">
        <w:tc>
          <w:tcPr>
            <w:tcW w:w="828" w:type="dxa"/>
            <w:tcBorders>
              <w:top w:val="single" w:sz="8" w:space="0" w:color="C0504D"/>
              <w:left w:val="single" w:sz="8" w:space="0" w:color="C0504D"/>
              <w:bottom w:val="single" w:sz="8" w:space="0" w:color="C0504D"/>
            </w:tcBorders>
          </w:tcPr>
          <w:p w:rsidR="00717FED" w:rsidRPr="00D50753" w:rsidRDefault="00717FED" w:rsidP="0044055D">
            <w:pPr>
              <w:numPr>
                <w:ilvl w:val="0"/>
                <w:numId w:val="28"/>
              </w:numPr>
              <w:rPr>
                <w:b/>
                <w:bCs/>
                <w:noProof/>
                <w:lang w:val="ro-RO"/>
              </w:rPr>
            </w:pPr>
          </w:p>
        </w:tc>
        <w:tc>
          <w:tcPr>
            <w:tcW w:w="3690" w:type="dxa"/>
            <w:tcBorders>
              <w:top w:val="single" w:sz="8" w:space="0" w:color="C0504D"/>
              <w:bottom w:val="single" w:sz="8" w:space="0" w:color="C0504D"/>
            </w:tcBorders>
          </w:tcPr>
          <w:p w:rsidR="00717FED" w:rsidRDefault="00717FED" w:rsidP="00BA3C87">
            <w:pPr>
              <w:rPr>
                <w:noProof/>
                <w:lang w:val="ro-RO"/>
              </w:rPr>
            </w:pPr>
            <w:r>
              <w:rPr>
                <w:noProof/>
                <w:lang w:val="ro-RO"/>
              </w:rPr>
              <w:t>Data expirarii</w:t>
            </w:r>
          </w:p>
        </w:tc>
        <w:tc>
          <w:tcPr>
            <w:tcW w:w="5265" w:type="dxa"/>
            <w:tcBorders>
              <w:top w:val="single" w:sz="8" w:space="0" w:color="C0504D"/>
              <w:bottom w:val="single" w:sz="8" w:space="0" w:color="C0504D"/>
              <w:right w:val="single" w:sz="8" w:space="0" w:color="C0504D"/>
            </w:tcBorders>
          </w:tcPr>
          <w:p w:rsidR="00717FED" w:rsidRPr="00D50753" w:rsidRDefault="00717FED" w:rsidP="00BA3C87">
            <w:pPr>
              <w:rPr>
                <w:noProof/>
                <w:lang w:val="ro-RO"/>
              </w:rPr>
            </w:pPr>
          </w:p>
        </w:tc>
      </w:tr>
      <w:tr w:rsidR="00717FED" w:rsidRPr="00D50753" w:rsidTr="00BA3C87">
        <w:tc>
          <w:tcPr>
            <w:tcW w:w="828" w:type="dxa"/>
          </w:tcPr>
          <w:p w:rsidR="00717FED" w:rsidRPr="00D50753" w:rsidRDefault="00717FED" w:rsidP="0044055D">
            <w:pPr>
              <w:numPr>
                <w:ilvl w:val="0"/>
                <w:numId w:val="28"/>
              </w:numPr>
              <w:rPr>
                <w:b/>
                <w:bCs/>
                <w:noProof/>
                <w:lang w:val="ro-RO"/>
              </w:rPr>
            </w:pPr>
          </w:p>
        </w:tc>
        <w:tc>
          <w:tcPr>
            <w:tcW w:w="3690" w:type="dxa"/>
          </w:tcPr>
          <w:p w:rsidR="00717FED" w:rsidRPr="00D50753" w:rsidRDefault="00717FED" w:rsidP="00BA3C87">
            <w:pPr>
              <w:rPr>
                <w:noProof/>
                <w:lang w:val="ro-RO"/>
              </w:rPr>
            </w:pPr>
            <w:r w:rsidRPr="008A52BD">
              <w:rPr>
                <w:noProof/>
                <w:highlight w:val="yellow"/>
                <w:lang w:val="ro-RO"/>
              </w:rPr>
              <w:t>...</w:t>
            </w:r>
          </w:p>
        </w:tc>
        <w:tc>
          <w:tcPr>
            <w:tcW w:w="5265" w:type="dxa"/>
          </w:tcPr>
          <w:p w:rsidR="00717FED" w:rsidRPr="008A52BD" w:rsidRDefault="00645DA7" w:rsidP="00BA3C87">
            <w:pPr>
              <w:rPr>
                <w:noProof/>
                <w:highlight w:val="yellow"/>
                <w:lang w:val="ro-RO"/>
              </w:rPr>
            </w:pPr>
            <w:r>
              <w:rPr>
                <w:noProof/>
                <w:highlight w:val="yellow"/>
                <w:lang w:val="ro-RO"/>
              </w:rPr>
              <w:t>ASTEPTAM MODEL</w:t>
            </w:r>
          </w:p>
        </w:tc>
      </w:tr>
    </w:tbl>
    <w:p w:rsidR="00A73509" w:rsidRDefault="00A73509" w:rsidP="00A73509">
      <w:pPr>
        <w:pStyle w:val="Heading2"/>
        <w:rPr>
          <w:noProof/>
          <w:lang w:val="ro-RO"/>
        </w:rPr>
      </w:pPr>
      <w:bookmarkStart w:id="82" w:name="_Toc275250503"/>
      <w:r>
        <w:rPr>
          <w:noProof/>
          <w:lang w:val="ro-RO"/>
        </w:rPr>
        <w:t xml:space="preserve">Fisa </w:t>
      </w:r>
      <w:r w:rsidR="006F239D">
        <w:rPr>
          <w:noProof/>
          <w:lang w:val="ro-RO"/>
        </w:rPr>
        <w:t>de client nou</w:t>
      </w:r>
      <w:bookmarkEnd w:id="82"/>
    </w:p>
    <w:p w:rsidR="00654C7A" w:rsidRDefault="00235A83" w:rsidP="00654C7A">
      <w:pPr>
        <w:rPr>
          <w:lang w:val="ro-RO"/>
        </w:rPr>
      </w:pPr>
      <w:r>
        <w:rPr>
          <w:lang w:val="ro-RO"/>
        </w:rPr>
        <w:t>Acest tip de inregistrare se va introduce in CRM cand ASM-ul doreste sa propuna managementului un nou client (distribuitor). Inregistrarea va contine informatiile colectate de ASM in sprijinul luarii unei decizii de colaborare.</w:t>
      </w:r>
    </w:p>
    <w:p w:rsidR="00235A83" w:rsidRPr="00654C7A" w:rsidRDefault="00235A83" w:rsidP="00654C7A">
      <w:pPr>
        <w:rPr>
          <w:lang w:val="ro-RO"/>
        </w:rPr>
      </w:pPr>
    </w:p>
    <w:tbl>
      <w:tblPr>
        <w:tblW w:w="0" w:type="auto"/>
        <w:tblBorders>
          <w:top w:val="single" w:sz="8" w:space="0" w:color="C0504D"/>
          <w:left w:val="single" w:sz="8" w:space="0" w:color="C0504D"/>
          <w:bottom w:val="single" w:sz="8" w:space="0" w:color="C0504D"/>
          <w:right w:val="single" w:sz="8" w:space="0" w:color="C0504D"/>
        </w:tblBorders>
        <w:tblLook w:val="04A0"/>
      </w:tblPr>
      <w:tblGrid>
        <w:gridCol w:w="828"/>
        <w:gridCol w:w="3690"/>
        <w:gridCol w:w="5265"/>
      </w:tblGrid>
      <w:tr w:rsidR="00654C7A" w:rsidRPr="00D50753" w:rsidTr="00BA3C87">
        <w:tc>
          <w:tcPr>
            <w:tcW w:w="828" w:type="dxa"/>
            <w:shd w:val="clear" w:color="auto" w:fill="C0504D"/>
          </w:tcPr>
          <w:p w:rsidR="00654C7A" w:rsidRPr="00D50753" w:rsidRDefault="00654C7A" w:rsidP="00BA3C87">
            <w:pPr>
              <w:rPr>
                <w:b/>
                <w:bCs/>
                <w:noProof/>
                <w:color w:val="FFFFFF"/>
                <w:lang w:val="ro-RO"/>
              </w:rPr>
            </w:pPr>
            <w:r w:rsidRPr="00D50753">
              <w:rPr>
                <w:b/>
                <w:bCs/>
                <w:noProof/>
                <w:color w:val="FFFFFF"/>
                <w:lang w:val="ro-RO"/>
              </w:rPr>
              <w:t>Ref</w:t>
            </w:r>
          </w:p>
        </w:tc>
        <w:tc>
          <w:tcPr>
            <w:tcW w:w="3690" w:type="dxa"/>
            <w:shd w:val="clear" w:color="auto" w:fill="C0504D"/>
          </w:tcPr>
          <w:p w:rsidR="00654C7A" w:rsidRPr="00D50753" w:rsidRDefault="00654C7A" w:rsidP="00BA3C87">
            <w:pPr>
              <w:rPr>
                <w:b/>
                <w:bCs/>
                <w:noProof/>
                <w:color w:val="FFFFFF"/>
                <w:lang w:val="ro-RO"/>
              </w:rPr>
            </w:pPr>
            <w:r w:rsidRPr="00D50753">
              <w:rPr>
                <w:b/>
                <w:bCs/>
                <w:noProof/>
                <w:color w:val="FFFFFF"/>
                <w:lang w:val="ro-RO"/>
              </w:rPr>
              <w:t>Nume Camp</w:t>
            </w:r>
          </w:p>
        </w:tc>
        <w:tc>
          <w:tcPr>
            <w:tcW w:w="5265" w:type="dxa"/>
            <w:shd w:val="clear" w:color="auto" w:fill="C0504D"/>
          </w:tcPr>
          <w:p w:rsidR="00654C7A" w:rsidRPr="00D50753" w:rsidRDefault="00654C7A" w:rsidP="00BA3C87">
            <w:pPr>
              <w:rPr>
                <w:b/>
                <w:bCs/>
                <w:noProof/>
                <w:color w:val="FFFFFF"/>
                <w:lang w:val="ro-RO"/>
              </w:rPr>
            </w:pPr>
            <w:r w:rsidRPr="00D50753">
              <w:rPr>
                <w:b/>
                <w:bCs/>
                <w:noProof/>
                <w:color w:val="FFFFFF"/>
                <w:lang w:val="ro-RO"/>
              </w:rPr>
              <w:t>Observatii</w:t>
            </w:r>
          </w:p>
        </w:tc>
      </w:tr>
      <w:tr w:rsidR="00654C7A" w:rsidRPr="00D50753" w:rsidTr="00BA3C87">
        <w:tc>
          <w:tcPr>
            <w:tcW w:w="828" w:type="dxa"/>
            <w:tcBorders>
              <w:top w:val="single" w:sz="8" w:space="0" w:color="C0504D"/>
              <w:left w:val="single" w:sz="8" w:space="0" w:color="C0504D"/>
              <w:bottom w:val="single" w:sz="8" w:space="0" w:color="C0504D"/>
            </w:tcBorders>
          </w:tcPr>
          <w:p w:rsidR="00654C7A" w:rsidRPr="00D50753" w:rsidRDefault="00654C7A" w:rsidP="004A1F92">
            <w:pPr>
              <w:numPr>
                <w:ilvl w:val="0"/>
                <w:numId w:val="29"/>
              </w:numPr>
              <w:rPr>
                <w:b/>
                <w:bCs/>
                <w:noProof/>
                <w:lang w:val="ro-RO"/>
              </w:rPr>
            </w:pPr>
          </w:p>
        </w:tc>
        <w:tc>
          <w:tcPr>
            <w:tcW w:w="3690" w:type="dxa"/>
            <w:tcBorders>
              <w:top w:val="single" w:sz="8" w:space="0" w:color="C0504D"/>
              <w:bottom w:val="single" w:sz="8" w:space="0" w:color="C0504D"/>
            </w:tcBorders>
          </w:tcPr>
          <w:p w:rsidR="00654C7A" w:rsidRPr="00D50753" w:rsidRDefault="00AE727D" w:rsidP="00BA3C87">
            <w:pPr>
              <w:rPr>
                <w:noProof/>
                <w:color w:val="000000"/>
                <w:lang w:val="ro-RO"/>
              </w:rPr>
            </w:pPr>
            <w:r>
              <w:t>ASM</w:t>
            </w:r>
          </w:p>
        </w:tc>
        <w:tc>
          <w:tcPr>
            <w:tcW w:w="5265" w:type="dxa"/>
            <w:tcBorders>
              <w:top w:val="single" w:sz="8" w:space="0" w:color="C0504D"/>
              <w:bottom w:val="single" w:sz="8" w:space="0" w:color="C0504D"/>
              <w:right w:val="single" w:sz="8" w:space="0" w:color="C0504D"/>
            </w:tcBorders>
          </w:tcPr>
          <w:p w:rsidR="00654C7A" w:rsidRPr="00D50753" w:rsidRDefault="00AE727D" w:rsidP="00BA3C87">
            <w:pPr>
              <w:rPr>
                <w:noProof/>
                <w:lang w:val="ro-RO"/>
              </w:rPr>
            </w:pPr>
            <w:r>
              <w:t>ASM care a completat fisa</w:t>
            </w:r>
          </w:p>
        </w:tc>
      </w:tr>
      <w:tr w:rsidR="00654C7A" w:rsidRPr="00D50753" w:rsidTr="00BA3C87">
        <w:tc>
          <w:tcPr>
            <w:tcW w:w="828" w:type="dxa"/>
          </w:tcPr>
          <w:p w:rsidR="00654C7A" w:rsidRPr="00D50753" w:rsidRDefault="00654C7A" w:rsidP="004A1F92">
            <w:pPr>
              <w:numPr>
                <w:ilvl w:val="0"/>
                <w:numId w:val="29"/>
              </w:numPr>
              <w:rPr>
                <w:b/>
                <w:bCs/>
                <w:noProof/>
                <w:lang w:val="ro-RO"/>
              </w:rPr>
            </w:pPr>
          </w:p>
        </w:tc>
        <w:tc>
          <w:tcPr>
            <w:tcW w:w="3690" w:type="dxa"/>
          </w:tcPr>
          <w:p w:rsidR="00654C7A" w:rsidRPr="00D50753" w:rsidRDefault="00AE727D" w:rsidP="00BA3C87">
            <w:pPr>
              <w:rPr>
                <w:noProof/>
                <w:lang w:val="ro-RO"/>
              </w:rPr>
            </w:pPr>
            <w:r>
              <w:rPr>
                <w:noProof/>
                <w:lang w:val="ro-RO"/>
              </w:rPr>
              <w:t>Data</w:t>
            </w:r>
          </w:p>
        </w:tc>
        <w:tc>
          <w:tcPr>
            <w:tcW w:w="5265" w:type="dxa"/>
          </w:tcPr>
          <w:p w:rsidR="00654C7A" w:rsidRPr="00D50753" w:rsidRDefault="00654C7A" w:rsidP="00BA3C87">
            <w:pPr>
              <w:rPr>
                <w:noProof/>
                <w:lang w:val="ro-RO"/>
              </w:rPr>
            </w:pPr>
          </w:p>
        </w:tc>
      </w:tr>
      <w:tr w:rsidR="00654C7A" w:rsidRPr="00D50753" w:rsidTr="00BA3C87">
        <w:tc>
          <w:tcPr>
            <w:tcW w:w="828" w:type="dxa"/>
            <w:tcBorders>
              <w:top w:val="single" w:sz="8" w:space="0" w:color="C0504D"/>
              <w:left w:val="single" w:sz="8" w:space="0" w:color="C0504D"/>
              <w:bottom w:val="single" w:sz="8" w:space="0" w:color="C0504D"/>
            </w:tcBorders>
          </w:tcPr>
          <w:p w:rsidR="00654C7A" w:rsidRPr="00D50753" w:rsidRDefault="00654C7A" w:rsidP="004A1F92">
            <w:pPr>
              <w:numPr>
                <w:ilvl w:val="0"/>
                <w:numId w:val="29"/>
              </w:numPr>
              <w:rPr>
                <w:b/>
                <w:bCs/>
                <w:noProof/>
                <w:lang w:val="ro-RO"/>
              </w:rPr>
            </w:pPr>
          </w:p>
        </w:tc>
        <w:tc>
          <w:tcPr>
            <w:tcW w:w="3690" w:type="dxa"/>
            <w:tcBorders>
              <w:top w:val="single" w:sz="8" w:space="0" w:color="C0504D"/>
              <w:bottom w:val="single" w:sz="8" w:space="0" w:color="C0504D"/>
            </w:tcBorders>
          </w:tcPr>
          <w:p w:rsidR="00654C7A" w:rsidRPr="00D50753" w:rsidRDefault="00AE727D" w:rsidP="00BA3C87">
            <w:pPr>
              <w:rPr>
                <w:noProof/>
                <w:lang w:val="ro-RO"/>
              </w:rPr>
            </w:pPr>
            <w:r>
              <w:rPr>
                <w:noProof/>
                <w:lang w:val="ro-RO"/>
              </w:rPr>
              <w:t>Nume Prospect</w:t>
            </w:r>
          </w:p>
        </w:tc>
        <w:tc>
          <w:tcPr>
            <w:tcW w:w="5265" w:type="dxa"/>
            <w:tcBorders>
              <w:top w:val="single" w:sz="8" w:space="0" w:color="C0504D"/>
              <w:bottom w:val="single" w:sz="8" w:space="0" w:color="C0504D"/>
              <w:right w:val="single" w:sz="8" w:space="0" w:color="C0504D"/>
            </w:tcBorders>
          </w:tcPr>
          <w:p w:rsidR="00654C7A" w:rsidRPr="00D50753" w:rsidRDefault="00654C7A" w:rsidP="00BA3C87">
            <w:pPr>
              <w:rPr>
                <w:noProof/>
                <w:lang w:val="ro-RO"/>
              </w:rPr>
            </w:pPr>
          </w:p>
        </w:tc>
      </w:tr>
      <w:tr w:rsidR="00654C7A" w:rsidRPr="00D50753" w:rsidTr="00BA3C87">
        <w:tc>
          <w:tcPr>
            <w:tcW w:w="828" w:type="dxa"/>
            <w:tcBorders>
              <w:top w:val="single" w:sz="8" w:space="0" w:color="C0504D"/>
              <w:left w:val="single" w:sz="8" w:space="0" w:color="C0504D"/>
              <w:bottom w:val="single" w:sz="8" w:space="0" w:color="C0504D"/>
            </w:tcBorders>
          </w:tcPr>
          <w:p w:rsidR="00654C7A" w:rsidRPr="00D50753" w:rsidRDefault="00654C7A" w:rsidP="004A1F92">
            <w:pPr>
              <w:numPr>
                <w:ilvl w:val="0"/>
                <w:numId w:val="29"/>
              </w:numPr>
              <w:rPr>
                <w:b/>
                <w:bCs/>
                <w:noProof/>
                <w:lang w:val="ro-RO"/>
              </w:rPr>
            </w:pPr>
          </w:p>
        </w:tc>
        <w:tc>
          <w:tcPr>
            <w:tcW w:w="3690" w:type="dxa"/>
            <w:tcBorders>
              <w:top w:val="single" w:sz="8" w:space="0" w:color="C0504D"/>
              <w:bottom w:val="single" w:sz="8" w:space="0" w:color="C0504D"/>
            </w:tcBorders>
          </w:tcPr>
          <w:p w:rsidR="00654C7A" w:rsidRDefault="00870CC7" w:rsidP="00BA3C87">
            <w:pPr>
              <w:rPr>
                <w:noProof/>
                <w:lang w:val="ro-RO"/>
              </w:rPr>
            </w:pPr>
            <w:r>
              <w:rPr>
                <w:noProof/>
                <w:lang w:val="ro-RO"/>
              </w:rPr>
              <w:t>Adresa</w:t>
            </w:r>
          </w:p>
        </w:tc>
        <w:tc>
          <w:tcPr>
            <w:tcW w:w="5265" w:type="dxa"/>
            <w:tcBorders>
              <w:top w:val="single" w:sz="8" w:space="0" w:color="C0504D"/>
              <w:bottom w:val="single" w:sz="8" w:space="0" w:color="C0504D"/>
              <w:right w:val="single" w:sz="8" w:space="0" w:color="C0504D"/>
            </w:tcBorders>
          </w:tcPr>
          <w:p w:rsidR="00654C7A" w:rsidRPr="00D50753" w:rsidRDefault="00654C7A" w:rsidP="00BA3C87">
            <w:pPr>
              <w:rPr>
                <w:noProof/>
                <w:lang w:val="ro-RO"/>
              </w:rPr>
            </w:pPr>
          </w:p>
        </w:tc>
      </w:tr>
      <w:tr w:rsidR="004A1F92" w:rsidRPr="00D50753" w:rsidTr="00BA3C87">
        <w:tc>
          <w:tcPr>
            <w:tcW w:w="828" w:type="dxa"/>
            <w:tcBorders>
              <w:top w:val="single" w:sz="8" w:space="0" w:color="C0504D"/>
              <w:left w:val="single" w:sz="8" w:space="0" w:color="C0504D"/>
              <w:bottom w:val="single" w:sz="8" w:space="0" w:color="C0504D"/>
            </w:tcBorders>
          </w:tcPr>
          <w:p w:rsidR="004A1F92" w:rsidRPr="00D50753" w:rsidRDefault="004A1F92" w:rsidP="004A1F92">
            <w:pPr>
              <w:numPr>
                <w:ilvl w:val="0"/>
                <w:numId w:val="29"/>
              </w:numPr>
              <w:rPr>
                <w:b/>
                <w:bCs/>
                <w:noProof/>
                <w:lang w:val="ro-RO"/>
              </w:rPr>
            </w:pPr>
          </w:p>
        </w:tc>
        <w:tc>
          <w:tcPr>
            <w:tcW w:w="3690" w:type="dxa"/>
            <w:tcBorders>
              <w:top w:val="single" w:sz="8" w:space="0" w:color="C0504D"/>
              <w:bottom w:val="single" w:sz="8" w:space="0" w:color="C0504D"/>
            </w:tcBorders>
          </w:tcPr>
          <w:p w:rsidR="004A1F92" w:rsidRDefault="00870CC7" w:rsidP="00BA3C87">
            <w:r>
              <w:t>Telefon</w:t>
            </w:r>
          </w:p>
        </w:tc>
        <w:tc>
          <w:tcPr>
            <w:tcW w:w="5265" w:type="dxa"/>
            <w:tcBorders>
              <w:top w:val="single" w:sz="8" w:space="0" w:color="C0504D"/>
              <w:bottom w:val="single" w:sz="8" w:space="0" w:color="C0504D"/>
              <w:right w:val="single" w:sz="8" w:space="0" w:color="C0504D"/>
            </w:tcBorders>
          </w:tcPr>
          <w:p w:rsidR="004A1F92" w:rsidRDefault="004A1F92" w:rsidP="00BA3C87">
            <w:pPr>
              <w:rPr>
                <w:noProof/>
                <w:lang w:val="ro-RO"/>
              </w:rPr>
            </w:pPr>
          </w:p>
        </w:tc>
      </w:tr>
      <w:tr w:rsidR="004A1F92" w:rsidRPr="00D50753" w:rsidTr="00BA3C87">
        <w:tc>
          <w:tcPr>
            <w:tcW w:w="828" w:type="dxa"/>
            <w:tcBorders>
              <w:top w:val="single" w:sz="8" w:space="0" w:color="C0504D"/>
              <w:left w:val="single" w:sz="8" w:space="0" w:color="C0504D"/>
              <w:bottom w:val="single" w:sz="8" w:space="0" w:color="C0504D"/>
            </w:tcBorders>
          </w:tcPr>
          <w:p w:rsidR="004A1F92" w:rsidRPr="00D50753" w:rsidRDefault="004A1F92" w:rsidP="004A1F92">
            <w:pPr>
              <w:numPr>
                <w:ilvl w:val="0"/>
                <w:numId w:val="29"/>
              </w:numPr>
              <w:rPr>
                <w:b/>
                <w:bCs/>
                <w:noProof/>
                <w:lang w:val="ro-RO"/>
              </w:rPr>
            </w:pPr>
          </w:p>
        </w:tc>
        <w:tc>
          <w:tcPr>
            <w:tcW w:w="3690" w:type="dxa"/>
            <w:tcBorders>
              <w:top w:val="single" w:sz="8" w:space="0" w:color="C0504D"/>
              <w:bottom w:val="single" w:sz="8" w:space="0" w:color="C0504D"/>
            </w:tcBorders>
          </w:tcPr>
          <w:p w:rsidR="004A1F92" w:rsidRDefault="00870CC7" w:rsidP="00BA3C87">
            <w:r>
              <w:t>Persoana Contact</w:t>
            </w:r>
          </w:p>
        </w:tc>
        <w:tc>
          <w:tcPr>
            <w:tcW w:w="5265" w:type="dxa"/>
            <w:tcBorders>
              <w:top w:val="single" w:sz="8" w:space="0" w:color="C0504D"/>
              <w:bottom w:val="single" w:sz="8" w:space="0" w:color="C0504D"/>
              <w:right w:val="single" w:sz="8" w:space="0" w:color="C0504D"/>
            </w:tcBorders>
          </w:tcPr>
          <w:p w:rsidR="004A1F92" w:rsidRDefault="004A1F92" w:rsidP="00BA3C87">
            <w:pPr>
              <w:rPr>
                <w:noProof/>
                <w:lang w:val="ro-RO"/>
              </w:rPr>
            </w:pPr>
          </w:p>
        </w:tc>
      </w:tr>
      <w:tr w:rsidR="004A1F92" w:rsidRPr="00D50753" w:rsidTr="00BA3C87">
        <w:tc>
          <w:tcPr>
            <w:tcW w:w="828" w:type="dxa"/>
            <w:tcBorders>
              <w:top w:val="single" w:sz="8" w:space="0" w:color="C0504D"/>
              <w:left w:val="single" w:sz="8" w:space="0" w:color="C0504D"/>
              <w:bottom w:val="single" w:sz="8" w:space="0" w:color="C0504D"/>
            </w:tcBorders>
          </w:tcPr>
          <w:p w:rsidR="004A1F92" w:rsidRPr="00D50753" w:rsidRDefault="004A1F92" w:rsidP="004A1F92">
            <w:pPr>
              <w:numPr>
                <w:ilvl w:val="0"/>
                <w:numId w:val="29"/>
              </w:numPr>
              <w:rPr>
                <w:b/>
                <w:bCs/>
                <w:noProof/>
                <w:lang w:val="ro-RO"/>
              </w:rPr>
            </w:pPr>
          </w:p>
        </w:tc>
        <w:tc>
          <w:tcPr>
            <w:tcW w:w="3690" w:type="dxa"/>
            <w:tcBorders>
              <w:top w:val="single" w:sz="8" w:space="0" w:color="C0504D"/>
              <w:bottom w:val="single" w:sz="8" w:space="0" w:color="C0504D"/>
            </w:tcBorders>
          </w:tcPr>
          <w:p w:rsidR="00870CC7" w:rsidRDefault="00870CC7" w:rsidP="00BA3C87">
            <w:r>
              <w:t>Cifra de afaceri</w:t>
            </w:r>
          </w:p>
        </w:tc>
        <w:tc>
          <w:tcPr>
            <w:tcW w:w="5265" w:type="dxa"/>
            <w:tcBorders>
              <w:top w:val="single" w:sz="8" w:space="0" w:color="C0504D"/>
              <w:bottom w:val="single" w:sz="8" w:space="0" w:color="C0504D"/>
              <w:right w:val="single" w:sz="8" w:space="0" w:color="C0504D"/>
            </w:tcBorders>
          </w:tcPr>
          <w:p w:rsidR="004A1F92" w:rsidRDefault="004A1F92" w:rsidP="00BA3C87">
            <w:pPr>
              <w:rPr>
                <w:noProof/>
                <w:lang w:val="ro-RO"/>
              </w:rPr>
            </w:pPr>
          </w:p>
        </w:tc>
      </w:tr>
      <w:tr w:rsidR="00870CC7" w:rsidRPr="00D50753" w:rsidTr="00BA3C87">
        <w:tc>
          <w:tcPr>
            <w:tcW w:w="828" w:type="dxa"/>
            <w:tcBorders>
              <w:top w:val="single" w:sz="8" w:space="0" w:color="C0504D"/>
              <w:left w:val="single" w:sz="8" w:space="0" w:color="C0504D"/>
              <w:bottom w:val="single" w:sz="8" w:space="0" w:color="C0504D"/>
            </w:tcBorders>
          </w:tcPr>
          <w:p w:rsidR="00870CC7" w:rsidRPr="00D50753" w:rsidRDefault="00870CC7" w:rsidP="004A1F92">
            <w:pPr>
              <w:numPr>
                <w:ilvl w:val="0"/>
                <w:numId w:val="29"/>
              </w:numPr>
              <w:rPr>
                <w:b/>
                <w:bCs/>
                <w:noProof/>
                <w:lang w:val="ro-RO"/>
              </w:rPr>
            </w:pPr>
          </w:p>
        </w:tc>
        <w:tc>
          <w:tcPr>
            <w:tcW w:w="3690" w:type="dxa"/>
            <w:tcBorders>
              <w:top w:val="single" w:sz="8" w:space="0" w:color="C0504D"/>
              <w:bottom w:val="single" w:sz="8" w:space="0" w:color="C0504D"/>
            </w:tcBorders>
          </w:tcPr>
          <w:p w:rsidR="00870CC7" w:rsidRDefault="00870CC7" w:rsidP="00BA3C87">
            <w:r>
              <w:t>Numar angajati</w:t>
            </w:r>
          </w:p>
        </w:tc>
        <w:tc>
          <w:tcPr>
            <w:tcW w:w="5265" w:type="dxa"/>
            <w:tcBorders>
              <w:top w:val="single" w:sz="8" w:space="0" w:color="C0504D"/>
              <w:bottom w:val="single" w:sz="8" w:space="0" w:color="C0504D"/>
              <w:right w:val="single" w:sz="8" w:space="0" w:color="C0504D"/>
            </w:tcBorders>
          </w:tcPr>
          <w:p w:rsidR="00870CC7" w:rsidRDefault="00870CC7" w:rsidP="00BA3C87">
            <w:pPr>
              <w:rPr>
                <w:noProof/>
                <w:lang w:val="ro-RO"/>
              </w:rPr>
            </w:pPr>
          </w:p>
        </w:tc>
      </w:tr>
      <w:tr w:rsidR="00870CC7" w:rsidRPr="00D50753" w:rsidTr="00BA3C87">
        <w:tc>
          <w:tcPr>
            <w:tcW w:w="828" w:type="dxa"/>
            <w:tcBorders>
              <w:top w:val="single" w:sz="8" w:space="0" w:color="C0504D"/>
              <w:left w:val="single" w:sz="8" w:space="0" w:color="C0504D"/>
              <w:bottom w:val="single" w:sz="8" w:space="0" w:color="C0504D"/>
            </w:tcBorders>
          </w:tcPr>
          <w:p w:rsidR="00870CC7" w:rsidRPr="00D50753" w:rsidRDefault="00870CC7" w:rsidP="004A1F92">
            <w:pPr>
              <w:numPr>
                <w:ilvl w:val="0"/>
                <w:numId w:val="29"/>
              </w:numPr>
              <w:rPr>
                <w:b/>
                <w:bCs/>
                <w:noProof/>
                <w:lang w:val="ro-RO"/>
              </w:rPr>
            </w:pPr>
          </w:p>
        </w:tc>
        <w:tc>
          <w:tcPr>
            <w:tcW w:w="3690" w:type="dxa"/>
            <w:tcBorders>
              <w:top w:val="single" w:sz="8" w:space="0" w:color="C0504D"/>
              <w:bottom w:val="single" w:sz="8" w:space="0" w:color="C0504D"/>
            </w:tcBorders>
          </w:tcPr>
          <w:p w:rsidR="00870CC7" w:rsidRDefault="00870CC7" w:rsidP="00BA3C87">
            <w:r>
              <w:t>Observatii</w:t>
            </w:r>
          </w:p>
        </w:tc>
        <w:tc>
          <w:tcPr>
            <w:tcW w:w="5265" w:type="dxa"/>
            <w:tcBorders>
              <w:top w:val="single" w:sz="8" w:space="0" w:color="C0504D"/>
              <w:bottom w:val="single" w:sz="8" w:space="0" w:color="C0504D"/>
              <w:right w:val="single" w:sz="8" w:space="0" w:color="C0504D"/>
            </w:tcBorders>
          </w:tcPr>
          <w:p w:rsidR="00870CC7" w:rsidRDefault="00870CC7" w:rsidP="00BA3C87">
            <w:pPr>
              <w:rPr>
                <w:noProof/>
                <w:lang w:val="ro-RO"/>
              </w:rPr>
            </w:pPr>
          </w:p>
        </w:tc>
      </w:tr>
      <w:tr w:rsidR="00870CC7" w:rsidRPr="00D50753" w:rsidTr="0027698B">
        <w:tc>
          <w:tcPr>
            <w:tcW w:w="828" w:type="dxa"/>
          </w:tcPr>
          <w:p w:rsidR="00870CC7" w:rsidRPr="00D50753" w:rsidRDefault="00870CC7" w:rsidP="0027698B">
            <w:pPr>
              <w:numPr>
                <w:ilvl w:val="0"/>
                <w:numId w:val="29"/>
              </w:numPr>
              <w:rPr>
                <w:b/>
                <w:bCs/>
                <w:noProof/>
                <w:lang w:val="ro-RO"/>
              </w:rPr>
            </w:pPr>
          </w:p>
        </w:tc>
        <w:tc>
          <w:tcPr>
            <w:tcW w:w="3690" w:type="dxa"/>
          </w:tcPr>
          <w:p w:rsidR="00870CC7" w:rsidRPr="00D50753" w:rsidRDefault="00870CC7" w:rsidP="0027698B">
            <w:pPr>
              <w:rPr>
                <w:noProof/>
                <w:lang w:val="ro-RO"/>
              </w:rPr>
            </w:pPr>
            <w:r w:rsidRPr="008A52BD">
              <w:rPr>
                <w:noProof/>
                <w:highlight w:val="yellow"/>
                <w:lang w:val="ro-RO"/>
              </w:rPr>
              <w:t>...</w:t>
            </w:r>
          </w:p>
        </w:tc>
        <w:tc>
          <w:tcPr>
            <w:tcW w:w="5265" w:type="dxa"/>
          </w:tcPr>
          <w:p w:rsidR="00870CC7" w:rsidRPr="008A52BD" w:rsidRDefault="00870CC7" w:rsidP="00DF09DC">
            <w:pPr>
              <w:rPr>
                <w:noProof/>
                <w:highlight w:val="yellow"/>
                <w:lang w:val="ro-RO"/>
              </w:rPr>
            </w:pPr>
            <w:r>
              <w:rPr>
                <w:noProof/>
                <w:highlight w:val="yellow"/>
                <w:lang w:val="ro-RO"/>
              </w:rPr>
              <w:t xml:space="preserve">Asteptam </w:t>
            </w:r>
            <w:r w:rsidR="00DF09DC">
              <w:rPr>
                <w:noProof/>
                <w:highlight w:val="yellow"/>
                <w:lang w:val="ro-RO"/>
              </w:rPr>
              <w:t>fisa de client nou</w:t>
            </w:r>
          </w:p>
        </w:tc>
      </w:tr>
    </w:tbl>
    <w:p w:rsidR="00A73509" w:rsidRPr="007D2FFF" w:rsidRDefault="00A73509" w:rsidP="00FC6B03">
      <w:pPr>
        <w:rPr>
          <w:noProof/>
          <w:lang w:val="ro-RO"/>
        </w:rPr>
      </w:pPr>
    </w:p>
    <w:p w:rsidR="00FC6B03" w:rsidRDefault="00030302" w:rsidP="00FC6B03">
      <w:pPr>
        <w:pStyle w:val="Heading2"/>
        <w:rPr>
          <w:noProof/>
          <w:lang w:val="ro-RO"/>
        </w:rPr>
      </w:pPr>
      <w:bookmarkStart w:id="83" w:name="_Toc272748818"/>
      <w:bookmarkStart w:id="84" w:name="_Toc272757420"/>
      <w:bookmarkStart w:id="85" w:name="_Toc275250504"/>
      <w:r>
        <w:rPr>
          <w:noProof/>
          <w:lang w:val="ro-RO"/>
        </w:rPr>
        <w:t>Informatii c</w:t>
      </w:r>
      <w:r w:rsidR="00FC6B03" w:rsidRPr="007D2FFF">
        <w:rPr>
          <w:noProof/>
          <w:lang w:val="ro-RO"/>
        </w:rPr>
        <w:t>ompetiti</w:t>
      </w:r>
      <w:bookmarkEnd w:id="83"/>
      <w:bookmarkEnd w:id="84"/>
      <w:r>
        <w:rPr>
          <w:noProof/>
          <w:lang w:val="ro-RO"/>
        </w:rPr>
        <w:t>e</w:t>
      </w:r>
      <w:bookmarkEnd w:id="85"/>
    </w:p>
    <w:p w:rsidR="00A56B7E" w:rsidRDefault="00A56B7E" w:rsidP="00A56B7E">
      <w:pPr>
        <w:rPr>
          <w:lang w:val="ro-RO"/>
        </w:rPr>
      </w:pPr>
      <w:r>
        <w:rPr>
          <w:lang w:val="ro-RO"/>
        </w:rPr>
        <w:t>ASM-ul va culege informatii legate de competitie si prezenta produselor competitiei la distribuitorii si clientii finali vizitati.</w:t>
      </w:r>
      <w:r w:rsidR="00160652">
        <w:rPr>
          <w:lang w:val="ro-RO"/>
        </w:rPr>
        <w:t xml:space="preserve"> Pentru aceasta este nevoie de definirea firmelor competitoare in sistem pentru a putea face o analiza coerenta si organizata a datelor.</w:t>
      </w:r>
    </w:p>
    <w:p w:rsidR="00A56B7E" w:rsidRPr="00A56B7E" w:rsidRDefault="00A56B7E" w:rsidP="00A56B7E">
      <w:pPr>
        <w:rPr>
          <w:lang w:val="ro-RO"/>
        </w:rPr>
      </w:pPr>
    </w:p>
    <w:tbl>
      <w:tblPr>
        <w:tblW w:w="0" w:type="auto"/>
        <w:tblBorders>
          <w:top w:val="single" w:sz="8" w:space="0" w:color="C0504D"/>
          <w:left w:val="single" w:sz="8" w:space="0" w:color="C0504D"/>
          <w:bottom w:val="single" w:sz="8" w:space="0" w:color="C0504D"/>
          <w:right w:val="single" w:sz="8" w:space="0" w:color="C0504D"/>
        </w:tblBorders>
        <w:tblLook w:val="04A0"/>
      </w:tblPr>
      <w:tblGrid>
        <w:gridCol w:w="828"/>
        <w:gridCol w:w="3690"/>
        <w:gridCol w:w="5265"/>
      </w:tblGrid>
      <w:tr w:rsidR="00A56B7E" w:rsidRPr="00D50753" w:rsidTr="00BA3C87">
        <w:tc>
          <w:tcPr>
            <w:tcW w:w="828" w:type="dxa"/>
            <w:shd w:val="clear" w:color="auto" w:fill="C0504D"/>
          </w:tcPr>
          <w:p w:rsidR="00A56B7E" w:rsidRPr="00D50753" w:rsidRDefault="00A56B7E" w:rsidP="00BA3C87">
            <w:pPr>
              <w:rPr>
                <w:b/>
                <w:bCs/>
                <w:noProof/>
                <w:color w:val="FFFFFF"/>
                <w:lang w:val="ro-RO"/>
              </w:rPr>
            </w:pPr>
            <w:r w:rsidRPr="00D50753">
              <w:rPr>
                <w:b/>
                <w:bCs/>
                <w:noProof/>
                <w:color w:val="FFFFFF"/>
                <w:lang w:val="ro-RO"/>
              </w:rPr>
              <w:t>Ref</w:t>
            </w:r>
          </w:p>
        </w:tc>
        <w:tc>
          <w:tcPr>
            <w:tcW w:w="3690" w:type="dxa"/>
            <w:shd w:val="clear" w:color="auto" w:fill="C0504D"/>
          </w:tcPr>
          <w:p w:rsidR="00A56B7E" w:rsidRPr="00D50753" w:rsidRDefault="00A56B7E" w:rsidP="00BA3C87">
            <w:pPr>
              <w:rPr>
                <w:b/>
                <w:bCs/>
                <w:noProof/>
                <w:color w:val="FFFFFF"/>
                <w:lang w:val="ro-RO"/>
              </w:rPr>
            </w:pPr>
            <w:r w:rsidRPr="00D50753">
              <w:rPr>
                <w:b/>
                <w:bCs/>
                <w:noProof/>
                <w:color w:val="FFFFFF"/>
                <w:lang w:val="ro-RO"/>
              </w:rPr>
              <w:t>Nume Camp</w:t>
            </w:r>
          </w:p>
        </w:tc>
        <w:tc>
          <w:tcPr>
            <w:tcW w:w="5265" w:type="dxa"/>
            <w:shd w:val="clear" w:color="auto" w:fill="C0504D"/>
          </w:tcPr>
          <w:p w:rsidR="00A56B7E" w:rsidRPr="00D50753" w:rsidRDefault="00A56B7E" w:rsidP="00BA3C87">
            <w:pPr>
              <w:rPr>
                <w:b/>
                <w:bCs/>
                <w:noProof/>
                <w:color w:val="FFFFFF"/>
                <w:lang w:val="ro-RO"/>
              </w:rPr>
            </w:pPr>
            <w:r w:rsidRPr="00D50753">
              <w:rPr>
                <w:b/>
                <w:bCs/>
                <w:noProof/>
                <w:color w:val="FFFFFF"/>
                <w:lang w:val="ro-RO"/>
              </w:rPr>
              <w:t>Observatii</w:t>
            </w:r>
          </w:p>
        </w:tc>
      </w:tr>
      <w:tr w:rsidR="00A56B7E" w:rsidRPr="00D50753" w:rsidTr="00BA3C87">
        <w:tc>
          <w:tcPr>
            <w:tcW w:w="828" w:type="dxa"/>
            <w:tcBorders>
              <w:top w:val="single" w:sz="8" w:space="0" w:color="C0504D"/>
              <w:left w:val="single" w:sz="8" w:space="0" w:color="C0504D"/>
              <w:bottom w:val="single" w:sz="8" w:space="0" w:color="C0504D"/>
            </w:tcBorders>
          </w:tcPr>
          <w:p w:rsidR="00A56B7E" w:rsidRPr="00D50753" w:rsidRDefault="00A56B7E" w:rsidP="00A56B7E">
            <w:pPr>
              <w:numPr>
                <w:ilvl w:val="0"/>
                <w:numId w:val="30"/>
              </w:numPr>
              <w:rPr>
                <w:b/>
                <w:bCs/>
                <w:noProof/>
                <w:lang w:val="ro-RO"/>
              </w:rPr>
            </w:pPr>
          </w:p>
        </w:tc>
        <w:tc>
          <w:tcPr>
            <w:tcW w:w="3690" w:type="dxa"/>
            <w:tcBorders>
              <w:top w:val="single" w:sz="8" w:space="0" w:color="C0504D"/>
              <w:bottom w:val="single" w:sz="8" w:space="0" w:color="C0504D"/>
            </w:tcBorders>
          </w:tcPr>
          <w:p w:rsidR="00A56B7E" w:rsidRPr="00D50753" w:rsidRDefault="00AA22AB" w:rsidP="00BA3C87">
            <w:pPr>
              <w:rPr>
                <w:noProof/>
                <w:color w:val="000000"/>
                <w:lang w:val="ro-RO"/>
              </w:rPr>
            </w:pPr>
            <w:r>
              <w:t>Denumire</w:t>
            </w:r>
          </w:p>
        </w:tc>
        <w:tc>
          <w:tcPr>
            <w:tcW w:w="5265" w:type="dxa"/>
            <w:tcBorders>
              <w:top w:val="single" w:sz="8" w:space="0" w:color="C0504D"/>
              <w:bottom w:val="single" w:sz="8" w:space="0" w:color="C0504D"/>
              <w:right w:val="single" w:sz="8" w:space="0" w:color="C0504D"/>
            </w:tcBorders>
          </w:tcPr>
          <w:p w:rsidR="00A56B7E" w:rsidRPr="00D50753" w:rsidRDefault="00AA22AB" w:rsidP="00BA3C87">
            <w:pPr>
              <w:rPr>
                <w:noProof/>
                <w:lang w:val="ro-RO"/>
              </w:rPr>
            </w:pPr>
            <w:r>
              <w:t>Numele concurentului</w:t>
            </w:r>
          </w:p>
        </w:tc>
      </w:tr>
      <w:tr w:rsidR="00A56B7E" w:rsidRPr="00D50753" w:rsidTr="00BA3C87">
        <w:tc>
          <w:tcPr>
            <w:tcW w:w="828" w:type="dxa"/>
          </w:tcPr>
          <w:p w:rsidR="00A56B7E" w:rsidRPr="00D50753" w:rsidRDefault="00A56B7E" w:rsidP="00A56B7E">
            <w:pPr>
              <w:numPr>
                <w:ilvl w:val="0"/>
                <w:numId w:val="30"/>
              </w:numPr>
              <w:rPr>
                <w:b/>
                <w:bCs/>
                <w:noProof/>
                <w:lang w:val="ro-RO"/>
              </w:rPr>
            </w:pPr>
          </w:p>
        </w:tc>
        <w:tc>
          <w:tcPr>
            <w:tcW w:w="3690" w:type="dxa"/>
          </w:tcPr>
          <w:p w:rsidR="00A56B7E" w:rsidRPr="00D50753" w:rsidRDefault="00A56B7E" w:rsidP="00BA3C87">
            <w:pPr>
              <w:rPr>
                <w:noProof/>
                <w:lang w:val="ro-RO"/>
              </w:rPr>
            </w:pPr>
            <w:r w:rsidRPr="008A52BD">
              <w:rPr>
                <w:noProof/>
                <w:highlight w:val="yellow"/>
                <w:lang w:val="ro-RO"/>
              </w:rPr>
              <w:t>...</w:t>
            </w:r>
          </w:p>
        </w:tc>
        <w:tc>
          <w:tcPr>
            <w:tcW w:w="5265" w:type="dxa"/>
          </w:tcPr>
          <w:p w:rsidR="00A56B7E" w:rsidRPr="008A52BD" w:rsidRDefault="002F31BF" w:rsidP="00BA3C87">
            <w:pPr>
              <w:rPr>
                <w:noProof/>
                <w:highlight w:val="yellow"/>
                <w:lang w:val="ro-RO"/>
              </w:rPr>
            </w:pPr>
            <w:r>
              <w:rPr>
                <w:noProof/>
                <w:highlight w:val="yellow"/>
                <w:lang w:val="ro-RO"/>
              </w:rPr>
              <w:t>Asteptam de la echipa Boromir restul de detalii</w:t>
            </w:r>
          </w:p>
        </w:tc>
      </w:tr>
    </w:tbl>
    <w:p w:rsidR="00030302" w:rsidRDefault="00030302" w:rsidP="00030302">
      <w:pPr>
        <w:rPr>
          <w:lang w:val="ro-RO"/>
        </w:rPr>
      </w:pPr>
    </w:p>
    <w:p w:rsidR="000B1B29" w:rsidRDefault="00886A05" w:rsidP="000B1B29">
      <w:pPr>
        <w:pStyle w:val="Heading3"/>
      </w:pPr>
      <w:bookmarkStart w:id="86" w:name="_Toc275250505"/>
      <w:r>
        <w:rPr>
          <w:lang w:val="ro-RO"/>
        </w:rPr>
        <w:t>Focus pe Produs</w:t>
      </w:r>
      <w:bookmarkEnd w:id="86"/>
    </w:p>
    <w:p w:rsidR="000B1B29" w:rsidRDefault="000B1B29" w:rsidP="00030302">
      <w:pPr>
        <w:rPr>
          <w:lang w:val="ro-RO"/>
        </w:rPr>
      </w:pPr>
      <w:r>
        <w:rPr>
          <w:lang w:val="ro-RO"/>
        </w:rPr>
        <w:t xml:space="preserve">In momentul in care se decide necesitatea unui </w:t>
      </w:r>
      <w:r w:rsidR="00891D84">
        <w:rPr>
          <w:lang w:val="ro-RO"/>
        </w:rPr>
        <w:t>focus pe produs</w:t>
      </w:r>
      <w:r>
        <w:rPr>
          <w:lang w:val="ro-RO"/>
        </w:rPr>
        <w:t xml:space="preserve"> pe anumite produse competitoare se va defini in sistem un nou Studiu de Piata. Se vor completa informatiile din lista de mai jos</w:t>
      </w:r>
    </w:p>
    <w:tbl>
      <w:tblPr>
        <w:tblW w:w="0" w:type="auto"/>
        <w:tblBorders>
          <w:top w:val="single" w:sz="8" w:space="0" w:color="C0504D"/>
          <w:left w:val="single" w:sz="8" w:space="0" w:color="C0504D"/>
          <w:bottom w:val="single" w:sz="8" w:space="0" w:color="C0504D"/>
          <w:right w:val="single" w:sz="8" w:space="0" w:color="C0504D"/>
        </w:tblBorders>
        <w:tblLook w:val="04A0"/>
      </w:tblPr>
      <w:tblGrid>
        <w:gridCol w:w="828"/>
        <w:gridCol w:w="3690"/>
        <w:gridCol w:w="5265"/>
      </w:tblGrid>
      <w:tr w:rsidR="000B1B29" w:rsidRPr="00D50753" w:rsidTr="00BA3C87">
        <w:tc>
          <w:tcPr>
            <w:tcW w:w="828" w:type="dxa"/>
            <w:shd w:val="clear" w:color="auto" w:fill="C0504D"/>
          </w:tcPr>
          <w:p w:rsidR="000B1B29" w:rsidRPr="00D50753" w:rsidRDefault="000B1B29" w:rsidP="00BA3C87">
            <w:pPr>
              <w:rPr>
                <w:b/>
                <w:bCs/>
                <w:noProof/>
                <w:color w:val="FFFFFF"/>
                <w:lang w:val="ro-RO"/>
              </w:rPr>
            </w:pPr>
            <w:r w:rsidRPr="00D50753">
              <w:rPr>
                <w:b/>
                <w:bCs/>
                <w:noProof/>
                <w:color w:val="FFFFFF"/>
                <w:lang w:val="ro-RO"/>
              </w:rPr>
              <w:t>Ref</w:t>
            </w:r>
          </w:p>
        </w:tc>
        <w:tc>
          <w:tcPr>
            <w:tcW w:w="3690" w:type="dxa"/>
            <w:shd w:val="clear" w:color="auto" w:fill="C0504D"/>
          </w:tcPr>
          <w:p w:rsidR="000B1B29" w:rsidRPr="00D50753" w:rsidRDefault="000B1B29" w:rsidP="00BA3C87">
            <w:pPr>
              <w:rPr>
                <w:b/>
                <w:bCs/>
                <w:noProof/>
                <w:color w:val="FFFFFF"/>
                <w:lang w:val="ro-RO"/>
              </w:rPr>
            </w:pPr>
            <w:r w:rsidRPr="00D50753">
              <w:rPr>
                <w:b/>
                <w:bCs/>
                <w:noProof/>
                <w:color w:val="FFFFFF"/>
                <w:lang w:val="ro-RO"/>
              </w:rPr>
              <w:t>Nume Camp</w:t>
            </w:r>
          </w:p>
        </w:tc>
        <w:tc>
          <w:tcPr>
            <w:tcW w:w="5265" w:type="dxa"/>
            <w:shd w:val="clear" w:color="auto" w:fill="C0504D"/>
          </w:tcPr>
          <w:p w:rsidR="000B1B29" w:rsidRPr="00D50753" w:rsidRDefault="000B1B29" w:rsidP="00BA3C87">
            <w:pPr>
              <w:rPr>
                <w:b/>
                <w:bCs/>
                <w:noProof/>
                <w:color w:val="FFFFFF"/>
                <w:lang w:val="ro-RO"/>
              </w:rPr>
            </w:pPr>
            <w:r w:rsidRPr="00D50753">
              <w:rPr>
                <w:b/>
                <w:bCs/>
                <w:noProof/>
                <w:color w:val="FFFFFF"/>
                <w:lang w:val="ro-RO"/>
              </w:rPr>
              <w:t>Observatii</w:t>
            </w:r>
          </w:p>
        </w:tc>
      </w:tr>
      <w:tr w:rsidR="000B1B29" w:rsidRPr="00D50753" w:rsidTr="00BA3C87">
        <w:tc>
          <w:tcPr>
            <w:tcW w:w="828" w:type="dxa"/>
            <w:tcBorders>
              <w:top w:val="single" w:sz="8" w:space="0" w:color="C0504D"/>
              <w:left w:val="single" w:sz="8" w:space="0" w:color="C0504D"/>
              <w:bottom w:val="single" w:sz="8" w:space="0" w:color="C0504D"/>
            </w:tcBorders>
          </w:tcPr>
          <w:p w:rsidR="000B1B29" w:rsidRPr="00D50753" w:rsidRDefault="000B1B29" w:rsidP="000B1B29">
            <w:pPr>
              <w:numPr>
                <w:ilvl w:val="0"/>
                <w:numId w:val="32"/>
              </w:numPr>
              <w:rPr>
                <w:b/>
                <w:bCs/>
                <w:noProof/>
                <w:lang w:val="ro-RO"/>
              </w:rPr>
            </w:pPr>
          </w:p>
        </w:tc>
        <w:tc>
          <w:tcPr>
            <w:tcW w:w="3690" w:type="dxa"/>
            <w:tcBorders>
              <w:top w:val="single" w:sz="8" w:space="0" w:color="C0504D"/>
              <w:bottom w:val="single" w:sz="8" w:space="0" w:color="C0504D"/>
            </w:tcBorders>
          </w:tcPr>
          <w:p w:rsidR="000B1B29" w:rsidRPr="00D50753" w:rsidRDefault="000B1B29" w:rsidP="00BA3C87">
            <w:pPr>
              <w:rPr>
                <w:noProof/>
                <w:color w:val="000000"/>
                <w:lang w:val="ro-RO"/>
              </w:rPr>
            </w:pPr>
            <w:r>
              <w:t>Denumire</w:t>
            </w:r>
          </w:p>
        </w:tc>
        <w:tc>
          <w:tcPr>
            <w:tcW w:w="5265" w:type="dxa"/>
            <w:tcBorders>
              <w:top w:val="single" w:sz="8" w:space="0" w:color="C0504D"/>
              <w:bottom w:val="single" w:sz="8" w:space="0" w:color="C0504D"/>
              <w:right w:val="single" w:sz="8" w:space="0" w:color="C0504D"/>
            </w:tcBorders>
          </w:tcPr>
          <w:p w:rsidR="000B1B29" w:rsidRPr="00D50753" w:rsidRDefault="000B1B29" w:rsidP="00BA3C87">
            <w:pPr>
              <w:rPr>
                <w:noProof/>
                <w:lang w:val="ro-RO"/>
              </w:rPr>
            </w:pPr>
            <w:r>
              <w:t>Descrierea studiului de piata</w:t>
            </w:r>
          </w:p>
        </w:tc>
      </w:tr>
      <w:tr w:rsidR="000B1B29" w:rsidRPr="00D50753" w:rsidTr="00BA3C87">
        <w:tc>
          <w:tcPr>
            <w:tcW w:w="828" w:type="dxa"/>
            <w:tcBorders>
              <w:top w:val="single" w:sz="8" w:space="0" w:color="C0504D"/>
              <w:left w:val="single" w:sz="8" w:space="0" w:color="C0504D"/>
              <w:bottom w:val="single" w:sz="8" w:space="0" w:color="C0504D"/>
            </w:tcBorders>
          </w:tcPr>
          <w:p w:rsidR="000B1B29" w:rsidRPr="00D50753" w:rsidRDefault="000B1B29" w:rsidP="000B1B29">
            <w:pPr>
              <w:numPr>
                <w:ilvl w:val="0"/>
                <w:numId w:val="32"/>
              </w:numPr>
              <w:rPr>
                <w:b/>
                <w:bCs/>
                <w:noProof/>
                <w:lang w:val="ro-RO"/>
              </w:rPr>
            </w:pPr>
          </w:p>
        </w:tc>
        <w:tc>
          <w:tcPr>
            <w:tcW w:w="3690" w:type="dxa"/>
            <w:tcBorders>
              <w:top w:val="single" w:sz="8" w:space="0" w:color="C0504D"/>
              <w:bottom w:val="single" w:sz="8" w:space="0" w:color="C0504D"/>
            </w:tcBorders>
          </w:tcPr>
          <w:p w:rsidR="000B1B29" w:rsidRDefault="000B1B29" w:rsidP="00BA3C87">
            <w:r>
              <w:t>Data Inceput</w:t>
            </w:r>
          </w:p>
        </w:tc>
        <w:tc>
          <w:tcPr>
            <w:tcW w:w="5265" w:type="dxa"/>
            <w:tcBorders>
              <w:top w:val="single" w:sz="8" w:space="0" w:color="C0504D"/>
              <w:bottom w:val="single" w:sz="8" w:space="0" w:color="C0504D"/>
              <w:right w:val="single" w:sz="8" w:space="0" w:color="C0504D"/>
            </w:tcBorders>
          </w:tcPr>
          <w:p w:rsidR="000B1B29" w:rsidRDefault="000B1B29" w:rsidP="00BA3C87">
            <w:r>
              <w:t>Data la care incepe studiul</w:t>
            </w:r>
          </w:p>
        </w:tc>
      </w:tr>
      <w:tr w:rsidR="000B1B29" w:rsidRPr="00D50753" w:rsidTr="00BA3C87">
        <w:tc>
          <w:tcPr>
            <w:tcW w:w="828" w:type="dxa"/>
            <w:tcBorders>
              <w:top w:val="single" w:sz="8" w:space="0" w:color="C0504D"/>
              <w:left w:val="single" w:sz="8" w:space="0" w:color="C0504D"/>
              <w:bottom w:val="single" w:sz="8" w:space="0" w:color="C0504D"/>
            </w:tcBorders>
          </w:tcPr>
          <w:p w:rsidR="000B1B29" w:rsidRPr="00D50753" w:rsidRDefault="000B1B29" w:rsidP="000B1B29">
            <w:pPr>
              <w:numPr>
                <w:ilvl w:val="0"/>
                <w:numId w:val="32"/>
              </w:numPr>
              <w:rPr>
                <w:b/>
                <w:bCs/>
                <w:noProof/>
                <w:lang w:val="ro-RO"/>
              </w:rPr>
            </w:pPr>
          </w:p>
        </w:tc>
        <w:tc>
          <w:tcPr>
            <w:tcW w:w="3690" w:type="dxa"/>
            <w:tcBorders>
              <w:top w:val="single" w:sz="8" w:space="0" w:color="C0504D"/>
              <w:bottom w:val="single" w:sz="8" w:space="0" w:color="C0504D"/>
            </w:tcBorders>
          </w:tcPr>
          <w:p w:rsidR="000B1B29" w:rsidRDefault="000B1B29" w:rsidP="00BA3C87">
            <w:r>
              <w:t>Data Sfarsit</w:t>
            </w:r>
          </w:p>
        </w:tc>
        <w:tc>
          <w:tcPr>
            <w:tcW w:w="5265" w:type="dxa"/>
            <w:tcBorders>
              <w:top w:val="single" w:sz="8" w:space="0" w:color="C0504D"/>
              <w:bottom w:val="single" w:sz="8" w:space="0" w:color="C0504D"/>
              <w:right w:val="single" w:sz="8" w:space="0" w:color="C0504D"/>
            </w:tcBorders>
          </w:tcPr>
          <w:p w:rsidR="000B1B29" w:rsidRDefault="000B1B29" w:rsidP="00BA3C87">
            <w:r>
              <w:t>Data la care se incheie studiul</w:t>
            </w:r>
          </w:p>
        </w:tc>
      </w:tr>
      <w:tr w:rsidR="003603C6" w:rsidRPr="00D50753" w:rsidTr="00BA3C87">
        <w:tc>
          <w:tcPr>
            <w:tcW w:w="828" w:type="dxa"/>
            <w:tcBorders>
              <w:top w:val="single" w:sz="8" w:space="0" w:color="C0504D"/>
              <w:left w:val="single" w:sz="8" w:space="0" w:color="C0504D"/>
              <w:bottom w:val="single" w:sz="8" w:space="0" w:color="C0504D"/>
            </w:tcBorders>
          </w:tcPr>
          <w:p w:rsidR="003603C6" w:rsidRPr="00D50753" w:rsidRDefault="003603C6" w:rsidP="000B1B29">
            <w:pPr>
              <w:numPr>
                <w:ilvl w:val="0"/>
                <w:numId w:val="32"/>
              </w:numPr>
              <w:rPr>
                <w:b/>
                <w:bCs/>
                <w:noProof/>
                <w:lang w:val="ro-RO"/>
              </w:rPr>
            </w:pPr>
          </w:p>
        </w:tc>
        <w:tc>
          <w:tcPr>
            <w:tcW w:w="3690" w:type="dxa"/>
            <w:tcBorders>
              <w:top w:val="single" w:sz="8" w:space="0" w:color="C0504D"/>
              <w:bottom w:val="single" w:sz="8" w:space="0" w:color="C0504D"/>
            </w:tcBorders>
          </w:tcPr>
          <w:p w:rsidR="003603C6" w:rsidRDefault="003603C6" w:rsidP="00BA3C87">
            <w:r>
              <w:t>Studiu In Curs</w:t>
            </w:r>
          </w:p>
        </w:tc>
        <w:tc>
          <w:tcPr>
            <w:tcW w:w="5265" w:type="dxa"/>
            <w:tcBorders>
              <w:top w:val="single" w:sz="8" w:space="0" w:color="C0504D"/>
              <w:bottom w:val="single" w:sz="8" w:space="0" w:color="C0504D"/>
              <w:right w:val="single" w:sz="8" w:space="0" w:color="C0504D"/>
            </w:tcBorders>
          </w:tcPr>
          <w:p w:rsidR="003603C6" w:rsidRDefault="003603C6" w:rsidP="00BA3C87">
            <w:r>
              <w:t>Specifica daca studiul permite sau nu introducerea de informatii pe acest studiu</w:t>
            </w:r>
          </w:p>
        </w:tc>
      </w:tr>
    </w:tbl>
    <w:p w:rsidR="000B1B29" w:rsidRDefault="000B1B29" w:rsidP="00030302">
      <w:pPr>
        <w:rPr>
          <w:lang w:val="ro-RO"/>
        </w:rPr>
      </w:pPr>
    </w:p>
    <w:p w:rsidR="000B1B29" w:rsidRDefault="000B1B29" w:rsidP="000B1B29">
      <w:pPr>
        <w:pStyle w:val="Heading3"/>
      </w:pPr>
      <w:bookmarkStart w:id="87" w:name="_Toc275250506"/>
      <w:r>
        <w:t>Produse de interes</w:t>
      </w:r>
      <w:bookmarkEnd w:id="87"/>
    </w:p>
    <w:p w:rsidR="007E1CCB" w:rsidRPr="007E1CCB" w:rsidRDefault="007E1CCB" w:rsidP="007E1CCB">
      <w:pPr>
        <w:rPr>
          <w:lang w:val="en-GB"/>
        </w:rPr>
      </w:pPr>
      <w:r>
        <w:rPr>
          <w:lang w:val="en-GB"/>
        </w:rPr>
        <w:t xml:space="preserve">Reprezinta lista de produse care sunt de interes pentru </w:t>
      </w:r>
      <w:proofErr w:type="gramStart"/>
      <w:r>
        <w:rPr>
          <w:lang w:val="en-GB"/>
        </w:rPr>
        <w:t>un</w:t>
      </w:r>
      <w:proofErr w:type="gramEnd"/>
      <w:r>
        <w:rPr>
          <w:lang w:val="en-GB"/>
        </w:rPr>
        <w:t xml:space="preserve"> anumit studiu. Aceasta lista </w:t>
      </w:r>
      <w:proofErr w:type="gramStart"/>
      <w:r>
        <w:rPr>
          <w:lang w:val="en-GB"/>
        </w:rPr>
        <w:t>va</w:t>
      </w:r>
      <w:proofErr w:type="gramEnd"/>
      <w:r>
        <w:rPr>
          <w:lang w:val="en-GB"/>
        </w:rPr>
        <w:t xml:space="preserve"> fi definita de catre manageri la definirea unui studiu de piata.</w:t>
      </w:r>
    </w:p>
    <w:tbl>
      <w:tblPr>
        <w:tblW w:w="0" w:type="auto"/>
        <w:tblBorders>
          <w:top w:val="single" w:sz="8" w:space="0" w:color="C0504D"/>
          <w:left w:val="single" w:sz="8" w:space="0" w:color="C0504D"/>
          <w:bottom w:val="single" w:sz="8" w:space="0" w:color="C0504D"/>
          <w:right w:val="single" w:sz="8" w:space="0" w:color="C0504D"/>
        </w:tblBorders>
        <w:tblLook w:val="04A0"/>
      </w:tblPr>
      <w:tblGrid>
        <w:gridCol w:w="828"/>
        <w:gridCol w:w="3690"/>
        <w:gridCol w:w="5265"/>
      </w:tblGrid>
      <w:tr w:rsidR="007E1CCB" w:rsidRPr="00D50753" w:rsidTr="00BA3C87">
        <w:tc>
          <w:tcPr>
            <w:tcW w:w="828" w:type="dxa"/>
            <w:shd w:val="clear" w:color="auto" w:fill="C0504D"/>
          </w:tcPr>
          <w:p w:rsidR="007E1CCB" w:rsidRPr="00D50753" w:rsidRDefault="007E1CCB" w:rsidP="00BA3C87">
            <w:pPr>
              <w:rPr>
                <w:b/>
                <w:bCs/>
                <w:noProof/>
                <w:color w:val="FFFFFF"/>
                <w:lang w:val="ro-RO"/>
              </w:rPr>
            </w:pPr>
            <w:r w:rsidRPr="00D50753">
              <w:rPr>
                <w:b/>
                <w:bCs/>
                <w:noProof/>
                <w:color w:val="FFFFFF"/>
                <w:lang w:val="ro-RO"/>
              </w:rPr>
              <w:t>Ref</w:t>
            </w:r>
          </w:p>
        </w:tc>
        <w:tc>
          <w:tcPr>
            <w:tcW w:w="3690" w:type="dxa"/>
            <w:shd w:val="clear" w:color="auto" w:fill="C0504D"/>
          </w:tcPr>
          <w:p w:rsidR="007E1CCB" w:rsidRPr="00D50753" w:rsidRDefault="007E1CCB" w:rsidP="00BA3C87">
            <w:pPr>
              <w:rPr>
                <w:b/>
                <w:bCs/>
                <w:noProof/>
                <w:color w:val="FFFFFF"/>
                <w:lang w:val="ro-RO"/>
              </w:rPr>
            </w:pPr>
            <w:r w:rsidRPr="00D50753">
              <w:rPr>
                <w:b/>
                <w:bCs/>
                <w:noProof/>
                <w:color w:val="FFFFFF"/>
                <w:lang w:val="ro-RO"/>
              </w:rPr>
              <w:t>Nume Camp</w:t>
            </w:r>
          </w:p>
        </w:tc>
        <w:tc>
          <w:tcPr>
            <w:tcW w:w="5265" w:type="dxa"/>
            <w:shd w:val="clear" w:color="auto" w:fill="C0504D"/>
          </w:tcPr>
          <w:p w:rsidR="007E1CCB" w:rsidRPr="00D50753" w:rsidRDefault="007E1CCB" w:rsidP="00BA3C87">
            <w:pPr>
              <w:rPr>
                <w:b/>
                <w:bCs/>
                <w:noProof/>
                <w:color w:val="FFFFFF"/>
                <w:lang w:val="ro-RO"/>
              </w:rPr>
            </w:pPr>
            <w:r w:rsidRPr="00D50753">
              <w:rPr>
                <w:b/>
                <w:bCs/>
                <w:noProof/>
                <w:color w:val="FFFFFF"/>
                <w:lang w:val="ro-RO"/>
              </w:rPr>
              <w:t>Observatii</w:t>
            </w:r>
          </w:p>
        </w:tc>
      </w:tr>
      <w:tr w:rsidR="007E1CCB" w:rsidRPr="00D50753" w:rsidTr="00BA3C87">
        <w:tc>
          <w:tcPr>
            <w:tcW w:w="828" w:type="dxa"/>
            <w:tcBorders>
              <w:top w:val="single" w:sz="8" w:space="0" w:color="C0504D"/>
              <w:left w:val="single" w:sz="8" w:space="0" w:color="C0504D"/>
              <w:bottom w:val="single" w:sz="8" w:space="0" w:color="C0504D"/>
            </w:tcBorders>
          </w:tcPr>
          <w:p w:rsidR="007E1CCB" w:rsidRPr="00D50753" w:rsidRDefault="007E1CCB" w:rsidP="00DF0F4D">
            <w:pPr>
              <w:numPr>
                <w:ilvl w:val="0"/>
                <w:numId w:val="33"/>
              </w:numPr>
              <w:rPr>
                <w:b/>
                <w:bCs/>
                <w:noProof/>
                <w:lang w:val="ro-RO"/>
              </w:rPr>
            </w:pPr>
          </w:p>
        </w:tc>
        <w:tc>
          <w:tcPr>
            <w:tcW w:w="3690" w:type="dxa"/>
            <w:tcBorders>
              <w:top w:val="single" w:sz="8" w:space="0" w:color="C0504D"/>
              <w:bottom w:val="single" w:sz="8" w:space="0" w:color="C0504D"/>
            </w:tcBorders>
          </w:tcPr>
          <w:p w:rsidR="007E1CCB" w:rsidRPr="00D50753" w:rsidRDefault="00DF0F4D" w:rsidP="00BA3C87">
            <w:pPr>
              <w:rPr>
                <w:noProof/>
                <w:color w:val="000000"/>
                <w:lang w:val="ro-RO"/>
              </w:rPr>
            </w:pPr>
            <w:r>
              <w:t>Cod Produs Boromir</w:t>
            </w:r>
          </w:p>
        </w:tc>
        <w:tc>
          <w:tcPr>
            <w:tcW w:w="5265" w:type="dxa"/>
            <w:tcBorders>
              <w:top w:val="single" w:sz="8" w:space="0" w:color="C0504D"/>
              <w:bottom w:val="single" w:sz="8" w:space="0" w:color="C0504D"/>
              <w:right w:val="single" w:sz="8" w:space="0" w:color="C0504D"/>
            </w:tcBorders>
          </w:tcPr>
          <w:p w:rsidR="007E1CCB" w:rsidRPr="00D50753" w:rsidRDefault="00DF0F4D" w:rsidP="00BA3C87">
            <w:pPr>
              <w:rPr>
                <w:noProof/>
                <w:lang w:val="ro-RO"/>
              </w:rPr>
            </w:pPr>
            <w:r>
              <w:t>Codul produsului boromir echivalent</w:t>
            </w:r>
          </w:p>
        </w:tc>
      </w:tr>
      <w:tr w:rsidR="007E1CCB" w:rsidRPr="00D50753" w:rsidTr="00BA3C87">
        <w:tc>
          <w:tcPr>
            <w:tcW w:w="828" w:type="dxa"/>
            <w:tcBorders>
              <w:top w:val="single" w:sz="8" w:space="0" w:color="C0504D"/>
              <w:left w:val="single" w:sz="8" w:space="0" w:color="C0504D"/>
              <w:bottom w:val="single" w:sz="8" w:space="0" w:color="C0504D"/>
            </w:tcBorders>
          </w:tcPr>
          <w:p w:rsidR="007E1CCB" w:rsidRPr="00D50753" w:rsidRDefault="007E1CCB" w:rsidP="00DF0F4D">
            <w:pPr>
              <w:numPr>
                <w:ilvl w:val="0"/>
                <w:numId w:val="33"/>
              </w:numPr>
              <w:rPr>
                <w:b/>
                <w:bCs/>
                <w:noProof/>
                <w:lang w:val="ro-RO"/>
              </w:rPr>
            </w:pPr>
          </w:p>
        </w:tc>
        <w:tc>
          <w:tcPr>
            <w:tcW w:w="3690" w:type="dxa"/>
            <w:tcBorders>
              <w:top w:val="single" w:sz="8" w:space="0" w:color="C0504D"/>
              <w:bottom w:val="single" w:sz="8" w:space="0" w:color="C0504D"/>
            </w:tcBorders>
          </w:tcPr>
          <w:p w:rsidR="007E1CCB" w:rsidRDefault="00DF0F4D" w:rsidP="00BA3C87">
            <w:r>
              <w:t>Competitie</w:t>
            </w:r>
          </w:p>
        </w:tc>
        <w:tc>
          <w:tcPr>
            <w:tcW w:w="5265" w:type="dxa"/>
            <w:tcBorders>
              <w:top w:val="single" w:sz="8" w:space="0" w:color="C0504D"/>
              <w:bottom w:val="single" w:sz="8" w:space="0" w:color="C0504D"/>
              <w:right w:val="single" w:sz="8" w:space="0" w:color="C0504D"/>
            </w:tcBorders>
          </w:tcPr>
          <w:p w:rsidR="007E1CCB" w:rsidRDefault="00DF0F4D" w:rsidP="00BA3C87">
            <w:r>
              <w:t>Compania concurenta producatoare</w:t>
            </w:r>
          </w:p>
        </w:tc>
      </w:tr>
      <w:tr w:rsidR="00DF0F4D" w:rsidRPr="00D50753" w:rsidTr="00BA3C87">
        <w:tc>
          <w:tcPr>
            <w:tcW w:w="828" w:type="dxa"/>
            <w:tcBorders>
              <w:top w:val="single" w:sz="8" w:space="0" w:color="C0504D"/>
              <w:left w:val="single" w:sz="8" w:space="0" w:color="C0504D"/>
              <w:bottom w:val="single" w:sz="8" w:space="0" w:color="C0504D"/>
            </w:tcBorders>
          </w:tcPr>
          <w:p w:rsidR="00DF0F4D" w:rsidRPr="00D50753" w:rsidRDefault="00DF0F4D" w:rsidP="00DF0F4D">
            <w:pPr>
              <w:numPr>
                <w:ilvl w:val="0"/>
                <w:numId w:val="33"/>
              </w:numPr>
              <w:rPr>
                <w:b/>
                <w:bCs/>
                <w:noProof/>
                <w:lang w:val="ro-RO"/>
              </w:rPr>
            </w:pPr>
          </w:p>
        </w:tc>
        <w:tc>
          <w:tcPr>
            <w:tcW w:w="3690" w:type="dxa"/>
            <w:tcBorders>
              <w:top w:val="single" w:sz="8" w:space="0" w:color="C0504D"/>
              <w:bottom w:val="single" w:sz="8" w:space="0" w:color="C0504D"/>
            </w:tcBorders>
          </w:tcPr>
          <w:p w:rsidR="00DF0F4D" w:rsidRDefault="00DF0F4D" w:rsidP="00BA3C87">
            <w:r>
              <w:t>Denumire produs concurent</w:t>
            </w:r>
          </w:p>
        </w:tc>
        <w:tc>
          <w:tcPr>
            <w:tcW w:w="5265" w:type="dxa"/>
            <w:tcBorders>
              <w:top w:val="single" w:sz="8" w:space="0" w:color="C0504D"/>
              <w:bottom w:val="single" w:sz="8" w:space="0" w:color="C0504D"/>
              <w:right w:val="single" w:sz="8" w:space="0" w:color="C0504D"/>
            </w:tcBorders>
          </w:tcPr>
          <w:p w:rsidR="00DF0F4D" w:rsidRDefault="00DF0F4D" w:rsidP="00BA3C87">
            <w:r>
              <w:t>Denumirea produsului concurentei pe piata</w:t>
            </w:r>
          </w:p>
        </w:tc>
      </w:tr>
    </w:tbl>
    <w:p w:rsidR="00A73509" w:rsidRDefault="00A73509" w:rsidP="00030302">
      <w:pPr>
        <w:rPr>
          <w:lang w:val="ro-RO"/>
        </w:rPr>
      </w:pPr>
    </w:p>
    <w:p w:rsidR="00F937CF" w:rsidRPr="00D75976" w:rsidRDefault="00F937CF" w:rsidP="00030302">
      <w:pPr>
        <w:pStyle w:val="Heading3"/>
      </w:pPr>
      <w:bookmarkStart w:id="88" w:name="_Toc275250507"/>
      <w:r>
        <w:t>Preturi</w:t>
      </w:r>
      <w:r w:rsidR="00DF0F4D">
        <w:t xml:space="preserve"> Produse C</w:t>
      </w:r>
      <w:r>
        <w:t>ompetitie</w:t>
      </w:r>
      <w:bookmarkEnd w:id="88"/>
    </w:p>
    <w:p w:rsidR="00FC6B03" w:rsidRPr="007D2FFF" w:rsidRDefault="00FC6B03" w:rsidP="00FC6B03">
      <w:pPr>
        <w:rPr>
          <w:noProof/>
          <w:lang w:val="ro-RO"/>
        </w:rPr>
      </w:pPr>
      <w:r w:rsidRPr="007D2FFF">
        <w:rPr>
          <w:noProof/>
          <w:lang w:val="ro-RO"/>
        </w:rPr>
        <w:t xml:space="preserve">ASM culege </w:t>
      </w:r>
      <w:r w:rsidR="00030302">
        <w:rPr>
          <w:noProof/>
          <w:lang w:val="ro-RO"/>
        </w:rPr>
        <w:t xml:space="preserve">direct in CRM </w:t>
      </w:r>
      <w:r w:rsidRPr="007D2FFF">
        <w:rPr>
          <w:noProof/>
          <w:lang w:val="ro-RO"/>
        </w:rPr>
        <w:t>informati</w:t>
      </w:r>
      <w:r w:rsidR="00030302">
        <w:rPr>
          <w:noProof/>
          <w:lang w:val="ro-RO"/>
        </w:rPr>
        <w:t>i</w:t>
      </w:r>
      <w:r w:rsidRPr="007D2FFF">
        <w:rPr>
          <w:noProof/>
          <w:lang w:val="ro-RO"/>
        </w:rPr>
        <w:t xml:space="preserve"> despre competitie</w:t>
      </w:r>
      <w:r w:rsidR="00DF0F4D">
        <w:rPr>
          <w:noProof/>
          <w:lang w:val="ro-RO"/>
        </w:rPr>
        <w:t>. In momentul in care ASM cunoaste pretul de raft pentru un produs al competitiei (de interes pentru studiul de piata curent) va introduce o linie noua aferenta clientului si produsului concurent</w:t>
      </w:r>
    </w:p>
    <w:p w:rsidR="00030302" w:rsidRDefault="00FC6B03" w:rsidP="00FC6B03">
      <w:pPr>
        <w:rPr>
          <w:noProof/>
          <w:lang w:val="ro-RO"/>
        </w:rPr>
      </w:pPr>
      <w:r w:rsidRPr="007D2FFF">
        <w:rPr>
          <w:noProof/>
          <w:lang w:val="ro-RO"/>
        </w:rPr>
        <w:tab/>
      </w:r>
    </w:p>
    <w:tbl>
      <w:tblPr>
        <w:tblW w:w="0" w:type="auto"/>
        <w:tblBorders>
          <w:top w:val="single" w:sz="8" w:space="0" w:color="C0504D"/>
          <w:left w:val="single" w:sz="8" w:space="0" w:color="C0504D"/>
          <w:bottom w:val="single" w:sz="8" w:space="0" w:color="C0504D"/>
          <w:right w:val="single" w:sz="8" w:space="0" w:color="C0504D"/>
        </w:tblBorders>
        <w:tblLook w:val="04A0"/>
      </w:tblPr>
      <w:tblGrid>
        <w:gridCol w:w="828"/>
        <w:gridCol w:w="3690"/>
        <w:gridCol w:w="5265"/>
      </w:tblGrid>
      <w:tr w:rsidR="00923E92" w:rsidRPr="00D50753" w:rsidTr="00D50753">
        <w:tc>
          <w:tcPr>
            <w:tcW w:w="828" w:type="dxa"/>
            <w:shd w:val="clear" w:color="auto" w:fill="C0504D"/>
          </w:tcPr>
          <w:p w:rsidR="00030302" w:rsidRPr="00D50753" w:rsidRDefault="00030302" w:rsidP="005867FD">
            <w:pPr>
              <w:rPr>
                <w:b/>
                <w:bCs/>
                <w:noProof/>
                <w:color w:val="FFFFFF"/>
                <w:lang w:val="ro-RO"/>
              </w:rPr>
            </w:pPr>
            <w:r w:rsidRPr="00D50753">
              <w:rPr>
                <w:b/>
                <w:bCs/>
                <w:noProof/>
                <w:color w:val="FFFFFF"/>
                <w:lang w:val="ro-RO"/>
              </w:rPr>
              <w:t>Ref</w:t>
            </w:r>
          </w:p>
        </w:tc>
        <w:tc>
          <w:tcPr>
            <w:tcW w:w="3690" w:type="dxa"/>
            <w:shd w:val="clear" w:color="auto" w:fill="C0504D"/>
          </w:tcPr>
          <w:p w:rsidR="00030302" w:rsidRPr="00D50753" w:rsidRDefault="00030302" w:rsidP="005867FD">
            <w:pPr>
              <w:rPr>
                <w:b/>
                <w:bCs/>
                <w:noProof/>
                <w:color w:val="FFFFFF"/>
                <w:lang w:val="ro-RO"/>
              </w:rPr>
            </w:pPr>
            <w:r w:rsidRPr="00D50753">
              <w:rPr>
                <w:b/>
                <w:bCs/>
                <w:noProof/>
                <w:color w:val="FFFFFF"/>
                <w:lang w:val="ro-RO"/>
              </w:rPr>
              <w:t>Nume Camp</w:t>
            </w:r>
          </w:p>
        </w:tc>
        <w:tc>
          <w:tcPr>
            <w:tcW w:w="5265" w:type="dxa"/>
            <w:shd w:val="clear" w:color="auto" w:fill="C0504D"/>
          </w:tcPr>
          <w:p w:rsidR="00030302" w:rsidRPr="00D50753" w:rsidRDefault="00030302" w:rsidP="005867FD">
            <w:pPr>
              <w:rPr>
                <w:b/>
                <w:bCs/>
                <w:noProof/>
                <w:color w:val="FFFFFF"/>
                <w:lang w:val="ro-RO"/>
              </w:rPr>
            </w:pPr>
            <w:r w:rsidRPr="00D50753">
              <w:rPr>
                <w:b/>
                <w:bCs/>
                <w:noProof/>
                <w:color w:val="FFFFFF"/>
                <w:lang w:val="ro-RO"/>
              </w:rPr>
              <w:t>Observatii</w:t>
            </w:r>
          </w:p>
        </w:tc>
      </w:tr>
      <w:tr w:rsidR="00923E92" w:rsidRPr="00D50753" w:rsidTr="00D50753">
        <w:tc>
          <w:tcPr>
            <w:tcW w:w="828" w:type="dxa"/>
            <w:tcBorders>
              <w:top w:val="single" w:sz="8" w:space="0" w:color="C0504D"/>
              <w:left w:val="single" w:sz="8" w:space="0" w:color="C0504D"/>
              <w:bottom w:val="single" w:sz="8" w:space="0" w:color="C0504D"/>
            </w:tcBorders>
          </w:tcPr>
          <w:p w:rsidR="00030302" w:rsidRPr="00D50753" w:rsidRDefault="00030302" w:rsidP="006B3C98">
            <w:pPr>
              <w:numPr>
                <w:ilvl w:val="0"/>
                <w:numId w:val="31"/>
              </w:numPr>
              <w:rPr>
                <w:b/>
                <w:bCs/>
                <w:noProof/>
                <w:lang w:val="ro-RO"/>
              </w:rPr>
            </w:pPr>
          </w:p>
        </w:tc>
        <w:tc>
          <w:tcPr>
            <w:tcW w:w="3690" w:type="dxa"/>
            <w:tcBorders>
              <w:top w:val="single" w:sz="8" w:space="0" w:color="C0504D"/>
              <w:bottom w:val="single" w:sz="8" w:space="0" w:color="C0504D"/>
            </w:tcBorders>
          </w:tcPr>
          <w:p w:rsidR="00030302" w:rsidRPr="00D50753" w:rsidRDefault="00F377A0" w:rsidP="005867FD">
            <w:pPr>
              <w:rPr>
                <w:noProof/>
                <w:color w:val="000000"/>
                <w:lang w:val="ro-RO"/>
              </w:rPr>
            </w:pPr>
            <w:r w:rsidRPr="00D50753">
              <w:rPr>
                <w:noProof/>
                <w:color w:val="000000"/>
                <w:lang w:val="ro-RO"/>
              </w:rPr>
              <w:t>ASM</w:t>
            </w:r>
          </w:p>
        </w:tc>
        <w:tc>
          <w:tcPr>
            <w:tcW w:w="5265" w:type="dxa"/>
            <w:tcBorders>
              <w:top w:val="single" w:sz="8" w:space="0" w:color="C0504D"/>
              <w:bottom w:val="single" w:sz="8" w:space="0" w:color="C0504D"/>
              <w:right w:val="single" w:sz="8" w:space="0" w:color="C0504D"/>
            </w:tcBorders>
          </w:tcPr>
          <w:p w:rsidR="00030302" w:rsidRPr="00D50753" w:rsidRDefault="00030302" w:rsidP="005867FD">
            <w:pPr>
              <w:rPr>
                <w:noProof/>
                <w:lang w:val="ro-RO"/>
              </w:rPr>
            </w:pPr>
          </w:p>
        </w:tc>
      </w:tr>
      <w:tr w:rsidR="00923E92" w:rsidRPr="00D50753" w:rsidTr="00D50753">
        <w:tc>
          <w:tcPr>
            <w:tcW w:w="828" w:type="dxa"/>
          </w:tcPr>
          <w:p w:rsidR="00030302" w:rsidRPr="00D50753" w:rsidRDefault="00030302" w:rsidP="006B3C98">
            <w:pPr>
              <w:numPr>
                <w:ilvl w:val="0"/>
                <w:numId w:val="31"/>
              </w:numPr>
              <w:rPr>
                <w:b/>
                <w:bCs/>
                <w:noProof/>
                <w:lang w:val="ro-RO"/>
              </w:rPr>
            </w:pPr>
          </w:p>
        </w:tc>
        <w:tc>
          <w:tcPr>
            <w:tcW w:w="3690" w:type="dxa"/>
          </w:tcPr>
          <w:p w:rsidR="00030302" w:rsidRPr="00D50753" w:rsidRDefault="00F377A0" w:rsidP="005867FD">
            <w:pPr>
              <w:rPr>
                <w:noProof/>
                <w:lang w:val="ro-RO"/>
              </w:rPr>
            </w:pPr>
            <w:r w:rsidRPr="00D50753">
              <w:rPr>
                <w:noProof/>
                <w:lang w:val="ro-RO"/>
              </w:rPr>
              <w:t>Data</w:t>
            </w:r>
          </w:p>
        </w:tc>
        <w:tc>
          <w:tcPr>
            <w:tcW w:w="5265" w:type="dxa"/>
          </w:tcPr>
          <w:p w:rsidR="00030302" w:rsidRPr="00D50753" w:rsidRDefault="00030302" w:rsidP="005867FD">
            <w:pPr>
              <w:rPr>
                <w:noProof/>
                <w:lang w:val="ro-RO"/>
              </w:rPr>
            </w:pPr>
          </w:p>
        </w:tc>
      </w:tr>
      <w:tr w:rsidR="00923E92" w:rsidRPr="00D50753" w:rsidTr="00D50753">
        <w:tc>
          <w:tcPr>
            <w:tcW w:w="828" w:type="dxa"/>
            <w:tcBorders>
              <w:top w:val="single" w:sz="8" w:space="0" w:color="C0504D"/>
              <w:left w:val="single" w:sz="8" w:space="0" w:color="C0504D"/>
              <w:bottom w:val="single" w:sz="8" w:space="0" w:color="C0504D"/>
            </w:tcBorders>
          </w:tcPr>
          <w:p w:rsidR="00030302" w:rsidRPr="00D50753" w:rsidRDefault="00030302" w:rsidP="006B3C98">
            <w:pPr>
              <w:numPr>
                <w:ilvl w:val="0"/>
                <w:numId w:val="31"/>
              </w:numPr>
              <w:rPr>
                <w:b/>
                <w:bCs/>
                <w:noProof/>
                <w:lang w:val="ro-RO"/>
              </w:rPr>
            </w:pPr>
          </w:p>
        </w:tc>
        <w:tc>
          <w:tcPr>
            <w:tcW w:w="3690" w:type="dxa"/>
            <w:tcBorders>
              <w:top w:val="single" w:sz="8" w:space="0" w:color="C0504D"/>
              <w:bottom w:val="single" w:sz="8" w:space="0" w:color="C0504D"/>
            </w:tcBorders>
          </w:tcPr>
          <w:p w:rsidR="00030302" w:rsidRPr="00D50753" w:rsidRDefault="00F377A0" w:rsidP="005867FD">
            <w:pPr>
              <w:rPr>
                <w:noProof/>
                <w:lang w:val="ro-RO"/>
              </w:rPr>
            </w:pPr>
            <w:r w:rsidRPr="00D50753">
              <w:rPr>
                <w:noProof/>
                <w:lang w:val="ro-RO"/>
              </w:rPr>
              <w:t xml:space="preserve">Client </w:t>
            </w:r>
            <w:r w:rsidR="00D75976">
              <w:rPr>
                <w:noProof/>
                <w:lang w:val="ro-RO"/>
              </w:rPr>
              <w:t>Indirect</w:t>
            </w:r>
          </w:p>
        </w:tc>
        <w:tc>
          <w:tcPr>
            <w:tcW w:w="5265" w:type="dxa"/>
            <w:tcBorders>
              <w:top w:val="single" w:sz="8" w:space="0" w:color="C0504D"/>
              <w:bottom w:val="single" w:sz="8" w:space="0" w:color="C0504D"/>
              <w:right w:val="single" w:sz="8" w:space="0" w:color="C0504D"/>
            </w:tcBorders>
          </w:tcPr>
          <w:p w:rsidR="00030302" w:rsidRPr="00D50753" w:rsidRDefault="00030302" w:rsidP="005867FD">
            <w:pPr>
              <w:rPr>
                <w:noProof/>
                <w:lang w:val="ro-RO"/>
              </w:rPr>
            </w:pPr>
          </w:p>
        </w:tc>
      </w:tr>
      <w:tr w:rsidR="006B3C98" w:rsidRPr="00D50753" w:rsidTr="00CA1BC1">
        <w:tc>
          <w:tcPr>
            <w:tcW w:w="828" w:type="dxa"/>
            <w:tcBorders>
              <w:top w:val="single" w:sz="8" w:space="0" w:color="C0504D"/>
              <w:left w:val="single" w:sz="8" w:space="0" w:color="C0504D"/>
              <w:bottom w:val="single" w:sz="8" w:space="0" w:color="C0504D"/>
            </w:tcBorders>
          </w:tcPr>
          <w:p w:rsidR="006B3C98" w:rsidRPr="00D50753" w:rsidRDefault="006B3C98" w:rsidP="006B3C98">
            <w:pPr>
              <w:numPr>
                <w:ilvl w:val="0"/>
                <w:numId w:val="31"/>
              </w:numPr>
              <w:rPr>
                <w:b/>
                <w:bCs/>
                <w:noProof/>
                <w:lang w:val="ro-RO"/>
              </w:rPr>
            </w:pPr>
          </w:p>
        </w:tc>
        <w:tc>
          <w:tcPr>
            <w:tcW w:w="3690" w:type="dxa"/>
            <w:tcBorders>
              <w:top w:val="single" w:sz="8" w:space="0" w:color="C0504D"/>
              <w:bottom w:val="single" w:sz="8" w:space="0" w:color="C0504D"/>
            </w:tcBorders>
          </w:tcPr>
          <w:p w:rsidR="006B3C98" w:rsidRPr="00D50753" w:rsidRDefault="006B3C98" w:rsidP="005867FD">
            <w:pPr>
              <w:rPr>
                <w:noProof/>
                <w:lang w:val="ro-RO"/>
              </w:rPr>
            </w:pPr>
            <w:r w:rsidRPr="00D50753">
              <w:rPr>
                <w:noProof/>
                <w:lang w:val="ro-RO"/>
              </w:rPr>
              <w:t>Distribuitor</w:t>
            </w:r>
          </w:p>
        </w:tc>
        <w:tc>
          <w:tcPr>
            <w:tcW w:w="5265" w:type="dxa"/>
            <w:tcBorders>
              <w:top w:val="single" w:sz="8" w:space="0" w:color="C0504D"/>
              <w:bottom w:val="single" w:sz="8" w:space="0" w:color="C0504D"/>
              <w:right w:val="single" w:sz="8" w:space="0" w:color="C0504D"/>
            </w:tcBorders>
          </w:tcPr>
          <w:p w:rsidR="006B3C98" w:rsidRPr="00D50753" w:rsidRDefault="006B3C98" w:rsidP="005867FD">
            <w:pPr>
              <w:rPr>
                <w:noProof/>
                <w:lang w:val="ro-RO"/>
              </w:rPr>
            </w:pPr>
          </w:p>
        </w:tc>
      </w:tr>
      <w:tr w:rsidR="00DB5653" w:rsidRPr="00D50753" w:rsidTr="00CA1BC1">
        <w:tc>
          <w:tcPr>
            <w:tcW w:w="828" w:type="dxa"/>
            <w:tcBorders>
              <w:top w:val="single" w:sz="8" w:space="0" w:color="C0504D"/>
              <w:bottom w:val="single" w:sz="8" w:space="0" w:color="C0504D"/>
            </w:tcBorders>
          </w:tcPr>
          <w:p w:rsidR="00DB5653" w:rsidRPr="00D50753" w:rsidRDefault="00DB5653" w:rsidP="006B3C98">
            <w:pPr>
              <w:numPr>
                <w:ilvl w:val="0"/>
                <w:numId w:val="31"/>
              </w:numPr>
              <w:rPr>
                <w:b/>
                <w:bCs/>
                <w:noProof/>
                <w:lang w:val="ro-RO"/>
              </w:rPr>
            </w:pPr>
          </w:p>
        </w:tc>
        <w:tc>
          <w:tcPr>
            <w:tcW w:w="3690" w:type="dxa"/>
            <w:tcBorders>
              <w:top w:val="single" w:sz="8" w:space="0" w:color="C0504D"/>
              <w:bottom w:val="single" w:sz="8" w:space="0" w:color="C0504D"/>
            </w:tcBorders>
          </w:tcPr>
          <w:p w:rsidR="00DB5653" w:rsidRPr="00D50753" w:rsidRDefault="00DB5653" w:rsidP="00DF0F4D">
            <w:pPr>
              <w:rPr>
                <w:noProof/>
                <w:lang w:val="ro-RO"/>
              </w:rPr>
            </w:pPr>
            <w:r w:rsidRPr="00D50753">
              <w:rPr>
                <w:noProof/>
                <w:lang w:val="ro-RO"/>
              </w:rPr>
              <w:t xml:space="preserve">Produs </w:t>
            </w:r>
            <w:r w:rsidR="00DF0F4D">
              <w:rPr>
                <w:noProof/>
                <w:lang w:val="ro-RO"/>
              </w:rPr>
              <w:t>de Interes</w:t>
            </w:r>
          </w:p>
        </w:tc>
        <w:tc>
          <w:tcPr>
            <w:tcW w:w="5265" w:type="dxa"/>
            <w:tcBorders>
              <w:top w:val="single" w:sz="8" w:space="0" w:color="C0504D"/>
              <w:bottom w:val="single" w:sz="8" w:space="0" w:color="C0504D"/>
            </w:tcBorders>
          </w:tcPr>
          <w:p w:rsidR="00DB5653" w:rsidRPr="00D50753" w:rsidRDefault="00DF0F4D" w:rsidP="00F377A0">
            <w:pPr>
              <w:rPr>
                <w:noProof/>
                <w:lang w:val="ro-RO"/>
              </w:rPr>
            </w:pPr>
            <w:r>
              <w:rPr>
                <w:noProof/>
                <w:lang w:val="ro-RO"/>
              </w:rPr>
              <w:t>Se va selecta unul din produsele de interes definite la nivelul studiului de piata curent</w:t>
            </w:r>
          </w:p>
        </w:tc>
      </w:tr>
      <w:tr w:rsidR="00DB5653" w:rsidRPr="00D50753" w:rsidTr="00CA1BC1">
        <w:tc>
          <w:tcPr>
            <w:tcW w:w="828" w:type="dxa"/>
            <w:tcBorders>
              <w:top w:val="single" w:sz="8" w:space="0" w:color="C0504D"/>
            </w:tcBorders>
          </w:tcPr>
          <w:p w:rsidR="00DB5653" w:rsidRPr="00D50753" w:rsidRDefault="00DB5653" w:rsidP="006B3C98">
            <w:pPr>
              <w:numPr>
                <w:ilvl w:val="0"/>
                <w:numId w:val="31"/>
              </w:numPr>
              <w:rPr>
                <w:b/>
                <w:bCs/>
                <w:noProof/>
                <w:lang w:val="ro-RO"/>
              </w:rPr>
            </w:pPr>
          </w:p>
        </w:tc>
        <w:tc>
          <w:tcPr>
            <w:tcW w:w="3690" w:type="dxa"/>
            <w:tcBorders>
              <w:top w:val="single" w:sz="8" w:space="0" w:color="C0504D"/>
            </w:tcBorders>
          </w:tcPr>
          <w:p w:rsidR="00DB5653" w:rsidRPr="00D50753" w:rsidRDefault="00DB5653" w:rsidP="005867FD">
            <w:pPr>
              <w:rPr>
                <w:noProof/>
                <w:lang w:val="ro-RO"/>
              </w:rPr>
            </w:pPr>
            <w:r w:rsidRPr="00D50753">
              <w:rPr>
                <w:noProof/>
                <w:lang w:val="ro-RO"/>
              </w:rPr>
              <w:t>Pret Produs Competitor</w:t>
            </w:r>
          </w:p>
        </w:tc>
        <w:tc>
          <w:tcPr>
            <w:tcW w:w="5265" w:type="dxa"/>
            <w:tcBorders>
              <w:top w:val="single" w:sz="8" w:space="0" w:color="C0504D"/>
            </w:tcBorders>
          </w:tcPr>
          <w:p w:rsidR="00DB5653" w:rsidRPr="00D50753" w:rsidRDefault="00CA1BC1" w:rsidP="005867FD">
            <w:pPr>
              <w:rPr>
                <w:noProof/>
                <w:lang w:val="ro-RO"/>
              </w:rPr>
            </w:pPr>
            <w:r>
              <w:rPr>
                <w:noProof/>
                <w:lang w:val="ro-RO"/>
              </w:rPr>
              <w:t>Pretul vazut la raft pentru produsul de interes selectat la clientul selectat</w:t>
            </w:r>
          </w:p>
        </w:tc>
      </w:tr>
      <w:tr w:rsidR="00DB5653" w:rsidRPr="00D50753" w:rsidTr="00D50753">
        <w:tc>
          <w:tcPr>
            <w:tcW w:w="828" w:type="dxa"/>
            <w:tcBorders>
              <w:top w:val="single" w:sz="8" w:space="0" w:color="C0504D"/>
              <w:left w:val="single" w:sz="8" w:space="0" w:color="C0504D"/>
              <w:bottom w:val="single" w:sz="8" w:space="0" w:color="C0504D"/>
            </w:tcBorders>
          </w:tcPr>
          <w:p w:rsidR="00DB5653" w:rsidRPr="00D50753" w:rsidRDefault="00DB5653" w:rsidP="006B3C98">
            <w:pPr>
              <w:numPr>
                <w:ilvl w:val="0"/>
                <w:numId w:val="31"/>
              </w:numPr>
              <w:rPr>
                <w:b/>
                <w:bCs/>
                <w:noProof/>
                <w:lang w:val="ro-RO"/>
              </w:rPr>
            </w:pPr>
          </w:p>
        </w:tc>
        <w:tc>
          <w:tcPr>
            <w:tcW w:w="3690" w:type="dxa"/>
            <w:tcBorders>
              <w:top w:val="single" w:sz="8" w:space="0" w:color="C0504D"/>
              <w:bottom w:val="single" w:sz="8" w:space="0" w:color="C0504D"/>
            </w:tcBorders>
          </w:tcPr>
          <w:p w:rsidR="00DB5653" w:rsidRPr="00D50753" w:rsidRDefault="00DB5653" w:rsidP="005867FD">
            <w:pPr>
              <w:rPr>
                <w:noProof/>
                <w:lang w:val="ro-RO"/>
              </w:rPr>
            </w:pPr>
            <w:r w:rsidRPr="00D50753">
              <w:rPr>
                <w:noProof/>
                <w:lang w:val="ro-RO"/>
              </w:rPr>
              <w:t>Observatii</w:t>
            </w:r>
          </w:p>
        </w:tc>
        <w:tc>
          <w:tcPr>
            <w:tcW w:w="5265" w:type="dxa"/>
            <w:tcBorders>
              <w:top w:val="single" w:sz="8" w:space="0" w:color="C0504D"/>
              <w:bottom w:val="single" w:sz="8" w:space="0" w:color="C0504D"/>
              <w:right w:val="single" w:sz="8" w:space="0" w:color="C0504D"/>
            </w:tcBorders>
          </w:tcPr>
          <w:p w:rsidR="00DB5653" w:rsidRPr="00D50753" w:rsidRDefault="00DB5653" w:rsidP="005867FD">
            <w:pPr>
              <w:rPr>
                <w:noProof/>
                <w:lang w:val="ro-RO"/>
              </w:rPr>
            </w:pPr>
          </w:p>
        </w:tc>
      </w:tr>
    </w:tbl>
    <w:p w:rsidR="00D50753" w:rsidRDefault="00FC6B03" w:rsidP="00FC6B03">
      <w:pPr>
        <w:rPr>
          <w:noProof/>
          <w:lang w:val="ro-RO"/>
        </w:rPr>
      </w:pPr>
      <w:r w:rsidRPr="007D2FFF">
        <w:rPr>
          <w:noProof/>
          <w:lang w:val="ro-RO"/>
        </w:rPr>
        <w:tab/>
      </w:r>
    </w:p>
    <w:p w:rsidR="00FC6B03" w:rsidRDefault="00D50753" w:rsidP="00FC6B03">
      <w:pPr>
        <w:rPr>
          <w:noProof/>
          <w:lang w:val="ro-RO"/>
        </w:rPr>
      </w:pPr>
      <w:r>
        <w:rPr>
          <w:noProof/>
          <w:lang w:val="ro-RO"/>
        </w:rPr>
        <w:t xml:space="preserve">Aceasta tabela va </w:t>
      </w:r>
      <w:r w:rsidR="00FC6B03" w:rsidRPr="007D2FFF">
        <w:rPr>
          <w:noProof/>
          <w:lang w:val="ro-RO"/>
        </w:rPr>
        <w:t xml:space="preserve">pastra istoricul </w:t>
      </w:r>
      <w:r>
        <w:rPr>
          <w:noProof/>
          <w:lang w:val="ro-RO"/>
        </w:rPr>
        <w:t>preturilor competitiei in raport cu preturile Boromir</w:t>
      </w:r>
      <w:r w:rsidR="00FC6B03" w:rsidRPr="007D2FFF">
        <w:rPr>
          <w:noProof/>
          <w:lang w:val="ro-RO"/>
        </w:rPr>
        <w:t>!</w:t>
      </w:r>
      <w:r>
        <w:rPr>
          <w:noProof/>
          <w:lang w:val="ro-RO"/>
        </w:rPr>
        <w:t xml:space="preserve"> </w:t>
      </w:r>
      <w:r w:rsidRPr="00F64F5B">
        <w:rPr>
          <w:noProof/>
          <w:highlight w:val="yellow"/>
          <w:lang w:val="ro-RO"/>
        </w:rPr>
        <w:t>In acest context, pentru comparatii rapide</w:t>
      </w:r>
      <w:r w:rsidR="001C54C2">
        <w:rPr>
          <w:noProof/>
          <w:lang w:val="ro-RO"/>
        </w:rPr>
        <w:t>va fi</w:t>
      </w:r>
      <w:r w:rsidR="00C94DA6">
        <w:rPr>
          <w:noProof/>
          <w:lang w:val="ro-RO"/>
        </w:rPr>
        <w:t xml:space="preserve"> introdus si pretul boromir.</w:t>
      </w:r>
    </w:p>
    <w:p w:rsidR="00680179" w:rsidRPr="007D2FFF" w:rsidRDefault="00680179" w:rsidP="00FC6B03">
      <w:pPr>
        <w:ind w:firstLine="708"/>
        <w:rPr>
          <w:noProof/>
          <w:lang w:val="ro-RO"/>
        </w:rPr>
      </w:pPr>
    </w:p>
    <w:p w:rsidR="00FC6B03" w:rsidRPr="007D2FFF" w:rsidRDefault="00416688" w:rsidP="00416688">
      <w:pPr>
        <w:pStyle w:val="Heading3"/>
        <w:rPr>
          <w:noProof/>
        </w:rPr>
      </w:pPr>
      <w:bookmarkStart w:id="89" w:name="_Toc275250508"/>
      <w:r>
        <w:rPr>
          <w:noProof/>
        </w:rPr>
        <w:t>P</w:t>
      </w:r>
      <w:r w:rsidRPr="007D2FFF">
        <w:rPr>
          <w:noProof/>
        </w:rPr>
        <w:t xml:space="preserve">romotii </w:t>
      </w:r>
      <w:r>
        <w:rPr>
          <w:noProof/>
        </w:rPr>
        <w:t>si a</w:t>
      </w:r>
      <w:r w:rsidR="00FC6B03" w:rsidRPr="007D2FFF">
        <w:rPr>
          <w:noProof/>
        </w:rPr>
        <w:t xml:space="preserve">ctivitati de marketing </w:t>
      </w:r>
      <w:r>
        <w:rPr>
          <w:noProof/>
        </w:rPr>
        <w:t>ale</w:t>
      </w:r>
      <w:r w:rsidR="00FC6B03" w:rsidRPr="007D2FFF">
        <w:rPr>
          <w:noProof/>
        </w:rPr>
        <w:t xml:space="preserve"> competitie</w:t>
      </w:r>
      <w:r>
        <w:rPr>
          <w:noProof/>
        </w:rPr>
        <w:t>i</w:t>
      </w:r>
      <w:bookmarkEnd w:id="89"/>
      <w:r w:rsidR="00FC6B03" w:rsidRPr="007D2FFF">
        <w:rPr>
          <w:noProof/>
        </w:rPr>
        <w:t xml:space="preserve"> </w:t>
      </w:r>
    </w:p>
    <w:p w:rsidR="00FC6B03" w:rsidRDefault="00FC6B03" w:rsidP="00FC6B03">
      <w:pPr>
        <w:rPr>
          <w:noProof/>
          <w:color w:val="000000"/>
          <w:lang w:val="ro-RO"/>
        </w:rPr>
      </w:pPr>
    </w:p>
    <w:tbl>
      <w:tblPr>
        <w:tblW w:w="0" w:type="auto"/>
        <w:tblBorders>
          <w:top w:val="single" w:sz="8" w:space="0" w:color="C0504D"/>
          <w:left w:val="single" w:sz="8" w:space="0" w:color="C0504D"/>
          <w:bottom w:val="single" w:sz="8" w:space="0" w:color="C0504D"/>
          <w:right w:val="single" w:sz="8" w:space="0" w:color="C0504D"/>
        </w:tblBorders>
        <w:tblLook w:val="04A0"/>
      </w:tblPr>
      <w:tblGrid>
        <w:gridCol w:w="828"/>
        <w:gridCol w:w="3690"/>
        <w:gridCol w:w="5265"/>
      </w:tblGrid>
      <w:tr w:rsidR="00450E56" w:rsidRPr="00D50753" w:rsidTr="005867FD">
        <w:tc>
          <w:tcPr>
            <w:tcW w:w="828" w:type="dxa"/>
            <w:shd w:val="clear" w:color="auto" w:fill="C0504D"/>
          </w:tcPr>
          <w:p w:rsidR="00450E56" w:rsidRPr="00D50753" w:rsidRDefault="00450E56" w:rsidP="005867FD">
            <w:pPr>
              <w:rPr>
                <w:b/>
                <w:bCs/>
                <w:noProof/>
                <w:color w:val="FFFFFF"/>
                <w:lang w:val="ro-RO"/>
              </w:rPr>
            </w:pPr>
            <w:r w:rsidRPr="00D50753">
              <w:rPr>
                <w:b/>
                <w:bCs/>
                <w:noProof/>
                <w:color w:val="FFFFFF"/>
                <w:lang w:val="ro-RO"/>
              </w:rPr>
              <w:t>Ref</w:t>
            </w:r>
          </w:p>
        </w:tc>
        <w:tc>
          <w:tcPr>
            <w:tcW w:w="3690" w:type="dxa"/>
            <w:shd w:val="clear" w:color="auto" w:fill="C0504D"/>
          </w:tcPr>
          <w:p w:rsidR="00450E56" w:rsidRPr="00D50753" w:rsidRDefault="00450E56" w:rsidP="005867FD">
            <w:pPr>
              <w:rPr>
                <w:b/>
                <w:bCs/>
                <w:noProof/>
                <w:color w:val="FFFFFF"/>
                <w:lang w:val="ro-RO"/>
              </w:rPr>
            </w:pPr>
            <w:r w:rsidRPr="00D50753">
              <w:rPr>
                <w:b/>
                <w:bCs/>
                <w:noProof/>
                <w:color w:val="FFFFFF"/>
                <w:lang w:val="ro-RO"/>
              </w:rPr>
              <w:t>Nume Camp</w:t>
            </w:r>
          </w:p>
        </w:tc>
        <w:tc>
          <w:tcPr>
            <w:tcW w:w="5265" w:type="dxa"/>
            <w:shd w:val="clear" w:color="auto" w:fill="C0504D"/>
          </w:tcPr>
          <w:p w:rsidR="00450E56" w:rsidRPr="00D50753" w:rsidRDefault="00450E56" w:rsidP="005867FD">
            <w:pPr>
              <w:rPr>
                <w:b/>
                <w:bCs/>
                <w:noProof/>
                <w:color w:val="FFFFFF"/>
                <w:lang w:val="ro-RO"/>
              </w:rPr>
            </w:pPr>
            <w:r w:rsidRPr="00D50753">
              <w:rPr>
                <w:b/>
                <w:bCs/>
                <w:noProof/>
                <w:color w:val="FFFFFF"/>
                <w:lang w:val="ro-RO"/>
              </w:rPr>
              <w:t>Observatii</w:t>
            </w:r>
          </w:p>
        </w:tc>
      </w:tr>
      <w:tr w:rsidR="00450E56" w:rsidRPr="00D50753" w:rsidTr="005867FD">
        <w:tc>
          <w:tcPr>
            <w:tcW w:w="828" w:type="dxa"/>
            <w:tcBorders>
              <w:top w:val="single" w:sz="8" w:space="0" w:color="C0504D"/>
              <w:left w:val="single" w:sz="8" w:space="0" w:color="C0504D"/>
              <w:bottom w:val="single" w:sz="8" w:space="0" w:color="C0504D"/>
            </w:tcBorders>
          </w:tcPr>
          <w:p w:rsidR="00450E56" w:rsidRPr="00D50753" w:rsidRDefault="00450E56" w:rsidP="005867FD">
            <w:pPr>
              <w:numPr>
                <w:ilvl w:val="0"/>
                <w:numId w:val="26"/>
              </w:numPr>
              <w:rPr>
                <w:b/>
                <w:bCs/>
                <w:noProof/>
                <w:lang w:val="ro-RO"/>
              </w:rPr>
            </w:pPr>
          </w:p>
        </w:tc>
        <w:tc>
          <w:tcPr>
            <w:tcW w:w="3690" w:type="dxa"/>
            <w:tcBorders>
              <w:top w:val="single" w:sz="8" w:space="0" w:color="C0504D"/>
              <w:bottom w:val="single" w:sz="8" w:space="0" w:color="C0504D"/>
            </w:tcBorders>
          </w:tcPr>
          <w:p w:rsidR="00450E56" w:rsidRPr="00D50753" w:rsidRDefault="00450E56" w:rsidP="005867FD">
            <w:pPr>
              <w:rPr>
                <w:noProof/>
                <w:color w:val="000000"/>
                <w:lang w:val="ro-RO"/>
              </w:rPr>
            </w:pPr>
            <w:r w:rsidRPr="00D50753">
              <w:rPr>
                <w:noProof/>
                <w:color w:val="000000"/>
                <w:lang w:val="ro-RO"/>
              </w:rPr>
              <w:t>ASM</w:t>
            </w:r>
          </w:p>
        </w:tc>
        <w:tc>
          <w:tcPr>
            <w:tcW w:w="5265" w:type="dxa"/>
            <w:tcBorders>
              <w:top w:val="single" w:sz="8" w:space="0" w:color="C0504D"/>
              <w:bottom w:val="single" w:sz="8" w:space="0" w:color="C0504D"/>
              <w:right w:val="single" w:sz="8" w:space="0" w:color="C0504D"/>
            </w:tcBorders>
          </w:tcPr>
          <w:p w:rsidR="00450E56" w:rsidRPr="00D50753" w:rsidRDefault="00450E56" w:rsidP="005867FD">
            <w:pPr>
              <w:rPr>
                <w:noProof/>
                <w:lang w:val="ro-RO"/>
              </w:rPr>
            </w:pPr>
          </w:p>
        </w:tc>
      </w:tr>
      <w:tr w:rsidR="00450E56" w:rsidRPr="00D50753" w:rsidTr="005867FD">
        <w:tc>
          <w:tcPr>
            <w:tcW w:w="828" w:type="dxa"/>
          </w:tcPr>
          <w:p w:rsidR="00450E56" w:rsidRPr="00D50753" w:rsidRDefault="00450E56" w:rsidP="005867FD">
            <w:pPr>
              <w:numPr>
                <w:ilvl w:val="0"/>
                <w:numId w:val="26"/>
              </w:numPr>
              <w:rPr>
                <w:b/>
                <w:bCs/>
                <w:noProof/>
                <w:lang w:val="ro-RO"/>
              </w:rPr>
            </w:pPr>
          </w:p>
        </w:tc>
        <w:tc>
          <w:tcPr>
            <w:tcW w:w="3690" w:type="dxa"/>
          </w:tcPr>
          <w:p w:rsidR="00450E56" w:rsidRPr="00D50753" w:rsidRDefault="00450E56" w:rsidP="005867FD">
            <w:pPr>
              <w:rPr>
                <w:noProof/>
                <w:lang w:val="ro-RO"/>
              </w:rPr>
            </w:pPr>
            <w:r w:rsidRPr="00D50753">
              <w:rPr>
                <w:noProof/>
                <w:lang w:val="ro-RO"/>
              </w:rPr>
              <w:t>Data</w:t>
            </w:r>
          </w:p>
        </w:tc>
        <w:tc>
          <w:tcPr>
            <w:tcW w:w="5265" w:type="dxa"/>
          </w:tcPr>
          <w:p w:rsidR="00450E56" w:rsidRPr="00D50753" w:rsidRDefault="00450E56" w:rsidP="005867FD">
            <w:pPr>
              <w:rPr>
                <w:noProof/>
                <w:lang w:val="ro-RO"/>
              </w:rPr>
            </w:pPr>
          </w:p>
        </w:tc>
      </w:tr>
      <w:tr w:rsidR="00450E56" w:rsidRPr="00D50753" w:rsidTr="005867FD">
        <w:tc>
          <w:tcPr>
            <w:tcW w:w="828" w:type="dxa"/>
            <w:tcBorders>
              <w:top w:val="single" w:sz="8" w:space="0" w:color="C0504D"/>
              <w:left w:val="single" w:sz="8" w:space="0" w:color="C0504D"/>
              <w:bottom w:val="single" w:sz="8" w:space="0" w:color="C0504D"/>
            </w:tcBorders>
          </w:tcPr>
          <w:p w:rsidR="00450E56" w:rsidRPr="00D50753" w:rsidRDefault="00450E56" w:rsidP="005867FD">
            <w:pPr>
              <w:numPr>
                <w:ilvl w:val="0"/>
                <w:numId w:val="26"/>
              </w:numPr>
              <w:rPr>
                <w:b/>
                <w:bCs/>
                <w:noProof/>
                <w:lang w:val="ro-RO"/>
              </w:rPr>
            </w:pPr>
          </w:p>
        </w:tc>
        <w:tc>
          <w:tcPr>
            <w:tcW w:w="3690" w:type="dxa"/>
            <w:tcBorders>
              <w:top w:val="single" w:sz="8" w:space="0" w:color="C0504D"/>
              <w:bottom w:val="single" w:sz="8" w:space="0" w:color="C0504D"/>
            </w:tcBorders>
          </w:tcPr>
          <w:p w:rsidR="00450E56" w:rsidRPr="00D50753" w:rsidRDefault="00450E56" w:rsidP="005867FD">
            <w:pPr>
              <w:rPr>
                <w:noProof/>
                <w:lang w:val="ro-RO"/>
              </w:rPr>
            </w:pPr>
            <w:r>
              <w:rPr>
                <w:noProof/>
                <w:lang w:val="ro-RO"/>
              </w:rPr>
              <w:t>Competitor</w:t>
            </w:r>
          </w:p>
        </w:tc>
        <w:tc>
          <w:tcPr>
            <w:tcW w:w="5265" w:type="dxa"/>
            <w:tcBorders>
              <w:top w:val="single" w:sz="8" w:space="0" w:color="C0504D"/>
              <w:bottom w:val="single" w:sz="8" w:space="0" w:color="C0504D"/>
              <w:right w:val="single" w:sz="8" w:space="0" w:color="C0504D"/>
            </w:tcBorders>
          </w:tcPr>
          <w:p w:rsidR="00450E56" w:rsidRPr="00D50753" w:rsidRDefault="00450E56" w:rsidP="005867FD">
            <w:pPr>
              <w:rPr>
                <w:noProof/>
                <w:lang w:val="ro-RO"/>
              </w:rPr>
            </w:pPr>
          </w:p>
        </w:tc>
      </w:tr>
      <w:tr w:rsidR="00450E56" w:rsidRPr="00D50753" w:rsidTr="005867FD">
        <w:tc>
          <w:tcPr>
            <w:tcW w:w="828" w:type="dxa"/>
            <w:tcBorders>
              <w:top w:val="single" w:sz="8" w:space="0" w:color="C0504D"/>
              <w:left w:val="single" w:sz="8" w:space="0" w:color="C0504D"/>
              <w:bottom w:val="single" w:sz="8" w:space="0" w:color="C0504D"/>
            </w:tcBorders>
          </w:tcPr>
          <w:p w:rsidR="00450E56" w:rsidRPr="00D50753" w:rsidRDefault="00450E56" w:rsidP="005867FD">
            <w:pPr>
              <w:numPr>
                <w:ilvl w:val="0"/>
                <w:numId w:val="26"/>
              </w:numPr>
              <w:rPr>
                <w:b/>
                <w:bCs/>
                <w:noProof/>
                <w:lang w:val="ro-RO"/>
              </w:rPr>
            </w:pPr>
          </w:p>
        </w:tc>
        <w:tc>
          <w:tcPr>
            <w:tcW w:w="3690" w:type="dxa"/>
            <w:tcBorders>
              <w:top w:val="single" w:sz="8" w:space="0" w:color="C0504D"/>
              <w:bottom w:val="single" w:sz="8" w:space="0" w:color="C0504D"/>
            </w:tcBorders>
          </w:tcPr>
          <w:p w:rsidR="00450E56" w:rsidRPr="00D50753" w:rsidRDefault="00450E56" w:rsidP="005867FD">
            <w:pPr>
              <w:rPr>
                <w:noProof/>
                <w:lang w:val="ro-RO"/>
              </w:rPr>
            </w:pPr>
            <w:r w:rsidRPr="00D50753">
              <w:rPr>
                <w:noProof/>
                <w:lang w:val="ro-RO"/>
              </w:rPr>
              <w:t>Zona</w:t>
            </w:r>
          </w:p>
        </w:tc>
        <w:tc>
          <w:tcPr>
            <w:tcW w:w="5265" w:type="dxa"/>
            <w:tcBorders>
              <w:top w:val="single" w:sz="8" w:space="0" w:color="C0504D"/>
              <w:bottom w:val="single" w:sz="8" w:space="0" w:color="C0504D"/>
              <w:right w:val="single" w:sz="8" w:space="0" w:color="C0504D"/>
            </w:tcBorders>
          </w:tcPr>
          <w:p w:rsidR="00450E56" w:rsidRPr="00D50753" w:rsidRDefault="00450E56" w:rsidP="005867FD">
            <w:pPr>
              <w:rPr>
                <w:noProof/>
                <w:lang w:val="ro-RO"/>
              </w:rPr>
            </w:pPr>
          </w:p>
        </w:tc>
      </w:tr>
      <w:tr w:rsidR="00450E56" w:rsidRPr="00D50753" w:rsidTr="005867FD">
        <w:tc>
          <w:tcPr>
            <w:tcW w:w="828" w:type="dxa"/>
          </w:tcPr>
          <w:p w:rsidR="00450E56" w:rsidRPr="00D50753" w:rsidRDefault="00450E56" w:rsidP="005867FD">
            <w:pPr>
              <w:numPr>
                <w:ilvl w:val="0"/>
                <w:numId w:val="26"/>
              </w:numPr>
              <w:rPr>
                <w:b/>
                <w:bCs/>
                <w:noProof/>
                <w:lang w:val="ro-RO"/>
              </w:rPr>
            </w:pPr>
          </w:p>
        </w:tc>
        <w:tc>
          <w:tcPr>
            <w:tcW w:w="3690" w:type="dxa"/>
          </w:tcPr>
          <w:p w:rsidR="00450E56" w:rsidRPr="00D50753" w:rsidRDefault="00450E56" w:rsidP="005867FD">
            <w:pPr>
              <w:rPr>
                <w:noProof/>
                <w:lang w:val="ro-RO"/>
              </w:rPr>
            </w:pPr>
            <w:r w:rsidRPr="00D50753">
              <w:rPr>
                <w:noProof/>
                <w:lang w:val="ro-RO"/>
              </w:rPr>
              <w:t>Judet</w:t>
            </w:r>
          </w:p>
        </w:tc>
        <w:tc>
          <w:tcPr>
            <w:tcW w:w="5265" w:type="dxa"/>
          </w:tcPr>
          <w:p w:rsidR="00450E56" w:rsidRPr="00D50753" w:rsidRDefault="00450E56" w:rsidP="005867FD">
            <w:pPr>
              <w:rPr>
                <w:noProof/>
                <w:lang w:val="ro-RO"/>
              </w:rPr>
            </w:pPr>
          </w:p>
        </w:tc>
      </w:tr>
      <w:tr w:rsidR="00450E56" w:rsidRPr="00D50753" w:rsidTr="005867FD">
        <w:tc>
          <w:tcPr>
            <w:tcW w:w="828" w:type="dxa"/>
            <w:tcBorders>
              <w:top w:val="single" w:sz="8" w:space="0" w:color="C0504D"/>
              <w:left w:val="single" w:sz="8" w:space="0" w:color="C0504D"/>
              <w:bottom w:val="single" w:sz="8" w:space="0" w:color="C0504D"/>
            </w:tcBorders>
          </w:tcPr>
          <w:p w:rsidR="00450E56" w:rsidRPr="00D50753" w:rsidRDefault="00450E56" w:rsidP="005867FD">
            <w:pPr>
              <w:numPr>
                <w:ilvl w:val="0"/>
                <w:numId w:val="26"/>
              </w:numPr>
              <w:rPr>
                <w:b/>
                <w:bCs/>
                <w:noProof/>
                <w:lang w:val="ro-RO"/>
              </w:rPr>
            </w:pPr>
          </w:p>
        </w:tc>
        <w:tc>
          <w:tcPr>
            <w:tcW w:w="3690" w:type="dxa"/>
            <w:tcBorders>
              <w:top w:val="single" w:sz="8" w:space="0" w:color="C0504D"/>
              <w:bottom w:val="single" w:sz="8" w:space="0" w:color="C0504D"/>
            </w:tcBorders>
          </w:tcPr>
          <w:p w:rsidR="00450E56" w:rsidRPr="00D50753" w:rsidRDefault="00450E56" w:rsidP="005867FD">
            <w:pPr>
              <w:rPr>
                <w:noProof/>
                <w:lang w:val="ro-RO"/>
              </w:rPr>
            </w:pPr>
            <w:r w:rsidRPr="00D50753">
              <w:rPr>
                <w:noProof/>
                <w:lang w:val="ro-RO"/>
              </w:rPr>
              <w:t>Oras</w:t>
            </w:r>
          </w:p>
        </w:tc>
        <w:tc>
          <w:tcPr>
            <w:tcW w:w="5265" w:type="dxa"/>
            <w:tcBorders>
              <w:top w:val="single" w:sz="8" w:space="0" w:color="C0504D"/>
              <w:bottom w:val="single" w:sz="8" w:space="0" w:color="C0504D"/>
              <w:right w:val="single" w:sz="8" w:space="0" w:color="C0504D"/>
            </w:tcBorders>
          </w:tcPr>
          <w:p w:rsidR="00450E56" w:rsidRPr="00D50753" w:rsidRDefault="00450E56" w:rsidP="005867FD">
            <w:pPr>
              <w:rPr>
                <w:noProof/>
                <w:lang w:val="ro-RO"/>
              </w:rPr>
            </w:pPr>
          </w:p>
        </w:tc>
      </w:tr>
      <w:tr w:rsidR="00450E56" w:rsidRPr="00D50753" w:rsidTr="005867FD">
        <w:tc>
          <w:tcPr>
            <w:tcW w:w="828" w:type="dxa"/>
            <w:tcBorders>
              <w:top w:val="single" w:sz="8" w:space="0" w:color="C0504D"/>
              <w:left w:val="single" w:sz="8" w:space="0" w:color="C0504D"/>
              <w:bottom w:val="single" w:sz="8" w:space="0" w:color="C0504D"/>
            </w:tcBorders>
          </w:tcPr>
          <w:p w:rsidR="00450E56" w:rsidRPr="00D50753" w:rsidRDefault="00450E56" w:rsidP="005867FD">
            <w:pPr>
              <w:numPr>
                <w:ilvl w:val="0"/>
                <w:numId w:val="26"/>
              </w:numPr>
              <w:rPr>
                <w:b/>
                <w:bCs/>
                <w:noProof/>
                <w:lang w:val="ro-RO"/>
              </w:rPr>
            </w:pPr>
          </w:p>
        </w:tc>
        <w:tc>
          <w:tcPr>
            <w:tcW w:w="3690" w:type="dxa"/>
            <w:tcBorders>
              <w:top w:val="single" w:sz="8" w:space="0" w:color="C0504D"/>
              <w:bottom w:val="single" w:sz="8" w:space="0" w:color="C0504D"/>
            </w:tcBorders>
          </w:tcPr>
          <w:p w:rsidR="00450E56" w:rsidRPr="00D50753" w:rsidRDefault="00450E56" w:rsidP="005867FD">
            <w:pPr>
              <w:rPr>
                <w:noProof/>
                <w:lang w:val="ro-RO"/>
              </w:rPr>
            </w:pPr>
            <w:r>
              <w:rPr>
                <w:noProof/>
                <w:lang w:val="ro-RO"/>
              </w:rPr>
              <w:t>Categorie Produs Boromir</w:t>
            </w:r>
          </w:p>
        </w:tc>
        <w:tc>
          <w:tcPr>
            <w:tcW w:w="5265" w:type="dxa"/>
            <w:tcBorders>
              <w:top w:val="single" w:sz="8" w:space="0" w:color="C0504D"/>
              <w:bottom w:val="single" w:sz="8" w:space="0" w:color="C0504D"/>
              <w:right w:val="single" w:sz="8" w:space="0" w:color="C0504D"/>
            </w:tcBorders>
          </w:tcPr>
          <w:p w:rsidR="00450E56" w:rsidRPr="00D50753" w:rsidRDefault="00450E56" w:rsidP="005867FD">
            <w:pPr>
              <w:rPr>
                <w:noProof/>
                <w:lang w:val="ro-RO"/>
              </w:rPr>
            </w:pPr>
          </w:p>
        </w:tc>
      </w:tr>
      <w:tr w:rsidR="00450E56" w:rsidRPr="00D50753" w:rsidTr="005867FD">
        <w:tc>
          <w:tcPr>
            <w:tcW w:w="828" w:type="dxa"/>
          </w:tcPr>
          <w:p w:rsidR="00450E56" w:rsidRPr="00D50753" w:rsidRDefault="00450E56" w:rsidP="005867FD">
            <w:pPr>
              <w:numPr>
                <w:ilvl w:val="0"/>
                <w:numId w:val="26"/>
              </w:numPr>
              <w:rPr>
                <w:b/>
                <w:bCs/>
                <w:noProof/>
                <w:lang w:val="ro-RO"/>
              </w:rPr>
            </w:pPr>
          </w:p>
        </w:tc>
        <w:tc>
          <w:tcPr>
            <w:tcW w:w="3690" w:type="dxa"/>
          </w:tcPr>
          <w:p w:rsidR="00450E56" w:rsidRPr="00D50753" w:rsidRDefault="00450E56" w:rsidP="005867FD">
            <w:pPr>
              <w:rPr>
                <w:noProof/>
                <w:lang w:val="ro-RO"/>
              </w:rPr>
            </w:pPr>
            <w:r>
              <w:rPr>
                <w:noProof/>
                <w:lang w:val="ro-RO"/>
              </w:rPr>
              <w:t>Promotie</w:t>
            </w:r>
          </w:p>
        </w:tc>
        <w:tc>
          <w:tcPr>
            <w:tcW w:w="5265" w:type="dxa"/>
          </w:tcPr>
          <w:p w:rsidR="00450E56" w:rsidRPr="00D50753" w:rsidRDefault="00450E56" w:rsidP="005867FD">
            <w:pPr>
              <w:rPr>
                <w:noProof/>
                <w:lang w:val="ro-RO"/>
              </w:rPr>
            </w:pPr>
            <w:r>
              <w:rPr>
                <w:noProof/>
                <w:lang w:val="ro-RO"/>
              </w:rPr>
              <w:t>Descrierea promotiei</w:t>
            </w:r>
          </w:p>
        </w:tc>
      </w:tr>
      <w:tr w:rsidR="00450E56" w:rsidRPr="00D50753" w:rsidTr="005867FD">
        <w:tc>
          <w:tcPr>
            <w:tcW w:w="828" w:type="dxa"/>
            <w:tcBorders>
              <w:top w:val="single" w:sz="8" w:space="0" w:color="C0504D"/>
              <w:left w:val="single" w:sz="8" w:space="0" w:color="C0504D"/>
              <w:bottom w:val="single" w:sz="8" w:space="0" w:color="C0504D"/>
            </w:tcBorders>
          </w:tcPr>
          <w:p w:rsidR="00450E56" w:rsidRPr="00D50753" w:rsidRDefault="00450E56" w:rsidP="005867FD">
            <w:pPr>
              <w:numPr>
                <w:ilvl w:val="0"/>
                <w:numId w:val="26"/>
              </w:numPr>
              <w:rPr>
                <w:b/>
                <w:bCs/>
                <w:noProof/>
                <w:lang w:val="ro-RO"/>
              </w:rPr>
            </w:pPr>
          </w:p>
        </w:tc>
        <w:tc>
          <w:tcPr>
            <w:tcW w:w="3690" w:type="dxa"/>
            <w:tcBorders>
              <w:top w:val="single" w:sz="8" w:space="0" w:color="C0504D"/>
              <w:bottom w:val="single" w:sz="8" w:space="0" w:color="C0504D"/>
            </w:tcBorders>
          </w:tcPr>
          <w:p w:rsidR="00450E56" w:rsidRPr="00D50753" w:rsidRDefault="00450E56" w:rsidP="005867FD">
            <w:pPr>
              <w:rPr>
                <w:noProof/>
                <w:lang w:val="ro-RO"/>
              </w:rPr>
            </w:pPr>
            <w:r w:rsidRPr="00D50753">
              <w:rPr>
                <w:noProof/>
                <w:lang w:val="ro-RO"/>
              </w:rPr>
              <w:t>Observatii</w:t>
            </w:r>
          </w:p>
        </w:tc>
        <w:tc>
          <w:tcPr>
            <w:tcW w:w="5265" w:type="dxa"/>
            <w:tcBorders>
              <w:top w:val="single" w:sz="8" w:space="0" w:color="C0504D"/>
              <w:bottom w:val="single" w:sz="8" w:space="0" w:color="C0504D"/>
              <w:right w:val="single" w:sz="8" w:space="0" w:color="C0504D"/>
            </w:tcBorders>
          </w:tcPr>
          <w:p w:rsidR="00450E56" w:rsidRPr="00D50753" w:rsidRDefault="00450E56" w:rsidP="005867FD">
            <w:pPr>
              <w:rPr>
                <w:noProof/>
                <w:lang w:val="ro-RO"/>
              </w:rPr>
            </w:pPr>
          </w:p>
        </w:tc>
      </w:tr>
      <w:tr w:rsidR="00450E56" w:rsidRPr="00D50753" w:rsidTr="005867FD">
        <w:tc>
          <w:tcPr>
            <w:tcW w:w="828" w:type="dxa"/>
            <w:tcBorders>
              <w:top w:val="single" w:sz="8" w:space="0" w:color="C0504D"/>
              <w:left w:val="single" w:sz="8" w:space="0" w:color="C0504D"/>
              <w:bottom w:val="single" w:sz="8" w:space="0" w:color="C0504D"/>
            </w:tcBorders>
          </w:tcPr>
          <w:p w:rsidR="00450E56" w:rsidRPr="00D50753" w:rsidRDefault="00450E56" w:rsidP="005867FD">
            <w:pPr>
              <w:numPr>
                <w:ilvl w:val="0"/>
                <w:numId w:val="26"/>
              </w:numPr>
              <w:rPr>
                <w:b/>
                <w:bCs/>
                <w:noProof/>
                <w:lang w:val="ro-RO"/>
              </w:rPr>
            </w:pPr>
          </w:p>
        </w:tc>
        <w:tc>
          <w:tcPr>
            <w:tcW w:w="3690" w:type="dxa"/>
            <w:tcBorders>
              <w:top w:val="single" w:sz="8" w:space="0" w:color="C0504D"/>
              <w:bottom w:val="single" w:sz="8" w:space="0" w:color="C0504D"/>
            </w:tcBorders>
          </w:tcPr>
          <w:p w:rsidR="00450E56" w:rsidRPr="00D50753" w:rsidRDefault="00450E56" w:rsidP="005867FD">
            <w:pPr>
              <w:rPr>
                <w:noProof/>
                <w:lang w:val="ro-RO"/>
              </w:rPr>
            </w:pPr>
            <w:r>
              <w:rPr>
                <w:noProof/>
                <w:lang w:val="ro-RO"/>
              </w:rPr>
              <w:t>Perioada de Valabilitate</w:t>
            </w:r>
          </w:p>
        </w:tc>
        <w:tc>
          <w:tcPr>
            <w:tcW w:w="5265" w:type="dxa"/>
            <w:tcBorders>
              <w:top w:val="single" w:sz="8" w:space="0" w:color="C0504D"/>
              <w:bottom w:val="single" w:sz="8" w:space="0" w:color="C0504D"/>
              <w:right w:val="single" w:sz="8" w:space="0" w:color="C0504D"/>
            </w:tcBorders>
          </w:tcPr>
          <w:p w:rsidR="00450E56" w:rsidRPr="00D50753" w:rsidRDefault="00450E56" w:rsidP="005867FD">
            <w:pPr>
              <w:rPr>
                <w:noProof/>
                <w:lang w:val="ro-RO"/>
              </w:rPr>
            </w:pPr>
            <w:r>
              <w:rPr>
                <w:noProof/>
                <w:lang w:val="ro-RO"/>
              </w:rPr>
              <w:t>Data Inceput, Data Sfarsit</w:t>
            </w:r>
          </w:p>
        </w:tc>
      </w:tr>
    </w:tbl>
    <w:p w:rsidR="00450E56" w:rsidRPr="007D2FFF" w:rsidRDefault="00450E56" w:rsidP="00FC6B03">
      <w:pPr>
        <w:rPr>
          <w:noProof/>
          <w:color w:val="000000"/>
          <w:lang w:val="ro-RO"/>
        </w:rPr>
      </w:pPr>
    </w:p>
    <w:p w:rsidR="00FC6B03" w:rsidRDefault="00FC6B03" w:rsidP="00FC6B03">
      <w:pPr>
        <w:pStyle w:val="Heading2"/>
        <w:rPr>
          <w:noProof/>
          <w:lang w:val="ro-RO"/>
        </w:rPr>
      </w:pPr>
      <w:bookmarkStart w:id="90" w:name="_Toc272748861"/>
      <w:bookmarkStart w:id="91" w:name="_Toc272757464"/>
      <w:bookmarkStart w:id="92" w:name="_Toc275250509"/>
      <w:r w:rsidRPr="007D2FFF">
        <w:rPr>
          <w:noProof/>
          <w:lang w:val="ro-RO"/>
        </w:rPr>
        <w:t>Target</w:t>
      </w:r>
      <w:bookmarkEnd w:id="90"/>
      <w:bookmarkEnd w:id="91"/>
      <w:bookmarkEnd w:id="92"/>
    </w:p>
    <w:p w:rsidR="000D571F" w:rsidRPr="000D571F" w:rsidRDefault="000D571F" w:rsidP="000D571F">
      <w:pPr>
        <w:rPr>
          <w:lang w:val="ro-RO"/>
        </w:rPr>
      </w:pPr>
    </w:p>
    <w:p w:rsidR="00D4274D" w:rsidRDefault="00DD5DB8" w:rsidP="00FC6B03">
      <w:pPr>
        <w:rPr>
          <w:noProof/>
          <w:color w:val="000000"/>
          <w:lang w:val="ro-RO"/>
        </w:rPr>
      </w:pPr>
      <w:r>
        <w:rPr>
          <w:noProof/>
          <w:color w:val="000000"/>
          <w:lang w:val="ro-RO"/>
        </w:rPr>
        <w:t xml:space="preserve">Dynamics </w:t>
      </w:r>
      <w:r w:rsidR="00D4274D">
        <w:rPr>
          <w:noProof/>
          <w:color w:val="000000"/>
          <w:lang w:val="ro-RO"/>
        </w:rPr>
        <w:t>CRM va fi instrumentul de definire si calcul al target-</w:t>
      </w:r>
      <w:r>
        <w:rPr>
          <w:noProof/>
          <w:color w:val="000000"/>
          <w:lang w:val="ro-RO"/>
        </w:rPr>
        <w:t>urilor</w:t>
      </w:r>
      <w:r w:rsidR="00D4274D">
        <w:rPr>
          <w:noProof/>
          <w:color w:val="000000"/>
          <w:lang w:val="ro-RO"/>
        </w:rPr>
        <w:t xml:space="preserve"> realizate.</w:t>
      </w:r>
    </w:p>
    <w:p w:rsidR="00D4274D" w:rsidRDefault="00D4274D" w:rsidP="00FC6B03">
      <w:pPr>
        <w:rPr>
          <w:noProof/>
          <w:color w:val="000000"/>
          <w:lang w:val="ro-RO"/>
        </w:rPr>
      </w:pPr>
      <w:r>
        <w:rPr>
          <w:noProof/>
          <w:color w:val="000000"/>
          <w:lang w:val="ro-RO"/>
        </w:rPr>
        <w:t>Pentru fiecare an, respectiv luna, valoarea t</w:t>
      </w:r>
      <w:r w:rsidR="00FC6B03" w:rsidRPr="007D2FFF">
        <w:rPr>
          <w:noProof/>
          <w:color w:val="000000"/>
          <w:lang w:val="ro-RO"/>
        </w:rPr>
        <w:t>arget-ul</w:t>
      </w:r>
      <w:r>
        <w:rPr>
          <w:noProof/>
          <w:color w:val="000000"/>
          <w:lang w:val="ro-RO"/>
        </w:rPr>
        <w:t xml:space="preserve">ui pe divizii, </w:t>
      </w:r>
      <w:r w:rsidR="00DD5DB8">
        <w:rPr>
          <w:noProof/>
          <w:color w:val="000000"/>
          <w:lang w:val="ro-RO"/>
        </w:rPr>
        <w:t xml:space="preserve">categorii de produse, </w:t>
      </w:r>
      <w:r>
        <w:rPr>
          <w:noProof/>
          <w:color w:val="000000"/>
          <w:lang w:val="ro-RO"/>
        </w:rPr>
        <w:t xml:space="preserve">regiuni, judete </w:t>
      </w:r>
      <w:r w:rsidR="00FC6B03" w:rsidRPr="007D2FFF">
        <w:rPr>
          <w:noProof/>
          <w:color w:val="000000"/>
          <w:lang w:val="ro-RO"/>
        </w:rPr>
        <w:t xml:space="preserve"> se va introduce in CRM </w:t>
      </w:r>
      <w:r>
        <w:rPr>
          <w:noProof/>
          <w:color w:val="000000"/>
          <w:lang w:val="ro-RO"/>
        </w:rPr>
        <w:t xml:space="preserve">de catre Regional Manager. </w:t>
      </w:r>
    </w:p>
    <w:p w:rsidR="00FC6B03" w:rsidRDefault="00D4274D" w:rsidP="00D4274D">
      <w:pPr>
        <w:rPr>
          <w:noProof/>
          <w:color w:val="000000"/>
          <w:lang w:val="ro-RO"/>
        </w:rPr>
      </w:pPr>
      <w:r>
        <w:rPr>
          <w:noProof/>
          <w:color w:val="000000"/>
          <w:lang w:val="ro-RO"/>
        </w:rPr>
        <w:t>Target-ul se introduce in cantitati</w:t>
      </w:r>
      <w:r w:rsidR="000F38B9">
        <w:rPr>
          <w:noProof/>
          <w:color w:val="000000"/>
          <w:lang w:val="ro-RO"/>
        </w:rPr>
        <w:t>(in special)</w:t>
      </w:r>
      <w:r w:rsidR="00DD5DB8">
        <w:rPr>
          <w:noProof/>
          <w:color w:val="000000"/>
          <w:lang w:val="ro-RO"/>
        </w:rPr>
        <w:t xml:space="preserve"> si sau valoric.</w:t>
      </w:r>
    </w:p>
    <w:p w:rsidR="00DD5DB8" w:rsidRDefault="00DD5DB8" w:rsidP="00FC6B03">
      <w:pPr>
        <w:rPr>
          <w:noProof/>
          <w:color w:val="000000"/>
          <w:lang w:val="ro-RO"/>
        </w:rPr>
      </w:pPr>
      <w:r>
        <w:rPr>
          <w:noProof/>
          <w:color w:val="000000"/>
          <w:lang w:val="ro-RO"/>
        </w:rPr>
        <w:t>Fiecare targetul stabilit pe judet si categorie de produse se repartizeaza de catre ASM pe urmatoarele nivele:</w:t>
      </w:r>
    </w:p>
    <w:p w:rsidR="00DD5DB8" w:rsidRDefault="00DD5DB8" w:rsidP="005867FD">
      <w:pPr>
        <w:numPr>
          <w:ilvl w:val="0"/>
          <w:numId w:val="15"/>
        </w:numPr>
        <w:rPr>
          <w:noProof/>
          <w:color w:val="000000"/>
          <w:lang w:val="ro-RO"/>
        </w:rPr>
      </w:pPr>
      <w:r>
        <w:rPr>
          <w:noProof/>
          <w:color w:val="000000"/>
          <w:lang w:val="ro-RO"/>
        </w:rPr>
        <w:t>Distribuitor</w:t>
      </w:r>
    </w:p>
    <w:p w:rsidR="00DD5DB8" w:rsidRDefault="00DD5DB8" w:rsidP="005867FD">
      <w:pPr>
        <w:numPr>
          <w:ilvl w:val="0"/>
          <w:numId w:val="15"/>
        </w:numPr>
        <w:rPr>
          <w:noProof/>
          <w:color w:val="000000"/>
          <w:lang w:val="ro-RO"/>
        </w:rPr>
      </w:pPr>
      <w:r>
        <w:rPr>
          <w:noProof/>
          <w:color w:val="000000"/>
          <w:lang w:val="ro-RO"/>
        </w:rPr>
        <w:t>Agent</w:t>
      </w:r>
    </w:p>
    <w:p w:rsidR="00FC6B03" w:rsidRPr="007D2FFF" w:rsidRDefault="00DD5DB8" w:rsidP="00FC6B03">
      <w:pPr>
        <w:rPr>
          <w:noProof/>
          <w:color w:val="000000"/>
          <w:lang w:val="ro-RO"/>
        </w:rPr>
      </w:pPr>
      <w:r>
        <w:rPr>
          <w:noProof/>
          <w:color w:val="000000"/>
          <w:lang w:val="ro-RO"/>
        </w:rPr>
        <w:t xml:space="preserve">Targetul realizat se va calcula zilnic pe baza vanzarilor inregistrate in cele </w:t>
      </w:r>
      <w:r w:rsidR="00B13098">
        <w:rPr>
          <w:noProof/>
          <w:color w:val="000000"/>
          <w:lang w:val="ro-RO"/>
        </w:rPr>
        <w:t xml:space="preserve">4 </w:t>
      </w:r>
      <w:r>
        <w:rPr>
          <w:noProof/>
          <w:color w:val="000000"/>
          <w:lang w:val="ro-RO"/>
        </w:rPr>
        <w:t>companii din iScala.</w:t>
      </w:r>
    </w:p>
    <w:p w:rsidR="00FC6B03" w:rsidRDefault="00FC6B03" w:rsidP="00FC6B03">
      <w:pPr>
        <w:spacing w:before="0" w:after="0"/>
        <w:rPr>
          <w:noProof/>
          <w:lang w:val="ro-RO"/>
        </w:rPr>
      </w:pPr>
    </w:p>
    <w:tbl>
      <w:tblPr>
        <w:tblW w:w="0" w:type="auto"/>
        <w:tblBorders>
          <w:top w:val="single" w:sz="8" w:space="0" w:color="C0504D"/>
          <w:left w:val="single" w:sz="8" w:space="0" w:color="C0504D"/>
          <w:bottom w:val="single" w:sz="8" w:space="0" w:color="C0504D"/>
          <w:right w:val="single" w:sz="8" w:space="0" w:color="C0504D"/>
        </w:tblBorders>
        <w:tblLook w:val="04A0"/>
      </w:tblPr>
      <w:tblGrid>
        <w:gridCol w:w="828"/>
        <w:gridCol w:w="3690"/>
        <w:gridCol w:w="5265"/>
      </w:tblGrid>
      <w:tr w:rsidR="00E7307C" w:rsidRPr="002D4E96" w:rsidTr="0004483A">
        <w:trPr>
          <w:tblHeader/>
        </w:trPr>
        <w:tc>
          <w:tcPr>
            <w:tcW w:w="828" w:type="dxa"/>
            <w:shd w:val="clear" w:color="auto" w:fill="C0504D"/>
          </w:tcPr>
          <w:p w:rsidR="00DD5DB8" w:rsidRPr="002D4E96" w:rsidRDefault="00DD5DB8" w:rsidP="005867FD">
            <w:pPr>
              <w:rPr>
                <w:b/>
                <w:bCs/>
                <w:noProof/>
                <w:color w:val="FFFFFF"/>
                <w:lang w:val="ro-RO"/>
              </w:rPr>
            </w:pPr>
            <w:r w:rsidRPr="002D4E96">
              <w:rPr>
                <w:b/>
                <w:bCs/>
                <w:noProof/>
                <w:color w:val="FFFFFF"/>
                <w:lang w:val="ro-RO"/>
              </w:rPr>
              <w:t>Ref</w:t>
            </w:r>
          </w:p>
        </w:tc>
        <w:tc>
          <w:tcPr>
            <w:tcW w:w="3690" w:type="dxa"/>
            <w:shd w:val="clear" w:color="auto" w:fill="C0504D"/>
          </w:tcPr>
          <w:p w:rsidR="00DD5DB8" w:rsidRPr="002D4E96" w:rsidRDefault="00DD5DB8" w:rsidP="005867FD">
            <w:pPr>
              <w:rPr>
                <w:b/>
                <w:bCs/>
                <w:noProof/>
                <w:color w:val="FFFFFF"/>
                <w:lang w:val="ro-RO"/>
              </w:rPr>
            </w:pPr>
            <w:r w:rsidRPr="002D4E96">
              <w:rPr>
                <w:b/>
                <w:bCs/>
                <w:noProof/>
                <w:color w:val="FFFFFF"/>
                <w:lang w:val="ro-RO"/>
              </w:rPr>
              <w:t>Nume Camp</w:t>
            </w:r>
          </w:p>
        </w:tc>
        <w:tc>
          <w:tcPr>
            <w:tcW w:w="5265" w:type="dxa"/>
            <w:shd w:val="clear" w:color="auto" w:fill="C0504D"/>
          </w:tcPr>
          <w:p w:rsidR="00DD5DB8" w:rsidRPr="002D4E96" w:rsidRDefault="00DD5DB8" w:rsidP="005867FD">
            <w:pPr>
              <w:rPr>
                <w:b/>
                <w:bCs/>
                <w:noProof/>
                <w:color w:val="FFFFFF"/>
                <w:lang w:val="ro-RO"/>
              </w:rPr>
            </w:pPr>
            <w:r w:rsidRPr="002D4E96">
              <w:rPr>
                <w:b/>
                <w:bCs/>
                <w:noProof/>
                <w:color w:val="FFFFFF"/>
                <w:lang w:val="ro-RO"/>
              </w:rPr>
              <w:t>Observatii</w:t>
            </w:r>
          </w:p>
        </w:tc>
      </w:tr>
      <w:tr w:rsidR="00E7307C" w:rsidRPr="002D4E96" w:rsidTr="002D4E96">
        <w:tc>
          <w:tcPr>
            <w:tcW w:w="828" w:type="dxa"/>
            <w:tcBorders>
              <w:top w:val="single" w:sz="8" w:space="0" w:color="C0504D"/>
              <w:left w:val="single" w:sz="8" w:space="0" w:color="C0504D"/>
              <w:bottom w:val="single" w:sz="8" w:space="0" w:color="C0504D"/>
            </w:tcBorders>
          </w:tcPr>
          <w:p w:rsidR="00DD5DB8" w:rsidRPr="002D4E96" w:rsidRDefault="00DD5DB8" w:rsidP="005867FD">
            <w:pPr>
              <w:numPr>
                <w:ilvl w:val="0"/>
                <w:numId w:val="27"/>
              </w:numPr>
              <w:rPr>
                <w:b/>
                <w:bCs/>
                <w:noProof/>
                <w:lang w:val="ro-RO"/>
              </w:rPr>
            </w:pPr>
          </w:p>
        </w:tc>
        <w:tc>
          <w:tcPr>
            <w:tcW w:w="3690" w:type="dxa"/>
            <w:tcBorders>
              <w:top w:val="single" w:sz="8" w:space="0" w:color="C0504D"/>
              <w:bottom w:val="single" w:sz="8" w:space="0" w:color="C0504D"/>
            </w:tcBorders>
          </w:tcPr>
          <w:p w:rsidR="00DD5DB8" w:rsidRPr="002D4E96" w:rsidRDefault="00995A87" w:rsidP="005867FD">
            <w:pPr>
              <w:rPr>
                <w:noProof/>
                <w:color w:val="000000"/>
                <w:lang w:val="ro-RO"/>
              </w:rPr>
            </w:pPr>
            <w:r w:rsidRPr="002D4E96">
              <w:rPr>
                <w:noProof/>
                <w:lang w:val="ro-RO"/>
              </w:rPr>
              <w:t>Luna</w:t>
            </w:r>
          </w:p>
        </w:tc>
        <w:tc>
          <w:tcPr>
            <w:tcW w:w="5265" w:type="dxa"/>
            <w:tcBorders>
              <w:top w:val="single" w:sz="8" w:space="0" w:color="C0504D"/>
              <w:bottom w:val="single" w:sz="8" w:space="0" w:color="C0504D"/>
              <w:right w:val="single" w:sz="8" w:space="0" w:color="C0504D"/>
            </w:tcBorders>
          </w:tcPr>
          <w:p w:rsidR="00DD5DB8" w:rsidRPr="002D4E96" w:rsidRDefault="00995A87" w:rsidP="005867FD">
            <w:pPr>
              <w:rPr>
                <w:noProof/>
                <w:lang w:val="ro-RO"/>
              </w:rPr>
            </w:pPr>
            <w:r>
              <w:rPr>
                <w:noProof/>
                <w:lang w:val="ro-RO"/>
              </w:rPr>
              <w:t>Selectie din lista predefinita de valori</w:t>
            </w:r>
          </w:p>
        </w:tc>
      </w:tr>
      <w:tr w:rsidR="00995A87" w:rsidRPr="002D4E96" w:rsidTr="002D4E96">
        <w:tc>
          <w:tcPr>
            <w:tcW w:w="828" w:type="dxa"/>
            <w:tcBorders>
              <w:top w:val="single" w:sz="8" w:space="0" w:color="C0504D"/>
              <w:left w:val="single" w:sz="8" w:space="0" w:color="C0504D"/>
              <w:bottom w:val="single" w:sz="8" w:space="0" w:color="C0504D"/>
            </w:tcBorders>
          </w:tcPr>
          <w:p w:rsidR="00995A87" w:rsidRPr="002D4E96" w:rsidRDefault="00995A87" w:rsidP="005867FD">
            <w:pPr>
              <w:numPr>
                <w:ilvl w:val="0"/>
                <w:numId w:val="27"/>
              </w:numPr>
              <w:rPr>
                <w:b/>
                <w:bCs/>
                <w:noProof/>
                <w:lang w:val="ro-RO"/>
              </w:rPr>
            </w:pPr>
          </w:p>
        </w:tc>
        <w:tc>
          <w:tcPr>
            <w:tcW w:w="3690" w:type="dxa"/>
            <w:tcBorders>
              <w:top w:val="single" w:sz="8" w:space="0" w:color="C0504D"/>
              <w:bottom w:val="single" w:sz="8" w:space="0" w:color="C0504D"/>
            </w:tcBorders>
          </w:tcPr>
          <w:p w:rsidR="00995A87" w:rsidRPr="002D4E96" w:rsidRDefault="00995A87" w:rsidP="005867FD">
            <w:pPr>
              <w:rPr>
                <w:noProof/>
                <w:color w:val="000000"/>
                <w:lang w:val="ro-RO"/>
              </w:rPr>
            </w:pPr>
            <w:r>
              <w:rPr>
                <w:noProof/>
                <w:color w:val="000000"/>
                <w:lang w:val="ro-RO"/>
              </w:rPr>
              <w:t>An</w:t>
            </w:r>
          </w:p>
        </w:tc>
        <w:tc>
          <w:tcPr>
            <w:tcW w:w="5265" w:type="dxa"/>
            <w:tcBorders>
              <w:top w:val="single" w:sz="8" w:space="0" w:color="C0504D"/>
              <w:bottom w:val="single" w:sz="8" w:space="0" w:color="C0504D"/>
              <w:right w:val="single" w:sz="8" w:space="0" w:color="C0504D"/>
            </w:tcBorders>
          </w:tcPr>
          <w:p w:rsidR="00995A87" w:rsidRPr="002D4E96" w:rsidRDefault="00995A87" w:rsidP="005867FD">
            <w:pPr>
              <w:rPr>
                <w:noProof/>
                <w:lang w:val="ro-RO"/>
              </w:rPr>
            </w:pPr>
          </w:p>
        </w:tc>
      </w:tr>
      <w:tr w:rsidR="00E7307C" w:rsidRPr="002D4E96" w:rsidTr="002D4E96">
        <w:tc>
          <w:tcPr>
            <w:tcW w:w="828" w:type="dxa"/>
          </w:tcPr>
          <w:p w:rsidR="00DD5DB8" w:rsidRPr="002D4E96" w:rsidRDefault="00DD5DB8" w:rsidP="005867FD">
            <w:pPr>
              <w:numPr>
                <w:ilvl w:val="0"/>
                <w:numId w:val="27"/>
              </w:numPr>
              <w:rPr>
                <w:b/>
                <w:bCs/>
                <w:noProof/>
                <w:lang w:val="ro-RO"/>
              </w:rPr>
            </w:pPr>
          </w:p>
        </w:tc>
        <w:tc>
          <w:tcPr>
            <w:tcW w:w="3690" w:type="dxa"/>
          </w:tcPr>
          <w:p w:rsidR="00DD5DB8" w:rsidRPr="002D4E96" w:rsidRDefault="00DD5DB8" w:rsidP="005867FD">
            <w:pPr>
              <w:rPr>
                <w:noProof/>
                <w:lang w:val="ro-RO"/>
              </w:rPr>
            </w:pPr>
            <w:r w:rsidRPr="002D4E96">
              <w:rPr>
                <w:noProof/>
                <w:lang w:val="ro-RO"/>
              </w:rPr>
              <w:t>Nivel</w:t>
            </w:r>
          </w:p>
        </w:tc>
        <w:tc>
          <w:tcPr>
            <w:tcW w:w="5265" w:type="dxa"/>
          </w:tcPr>
          <w:p w:rsidR="00DD5DB8" w:rsidRPr="002D4E96" w:rsidRDefault="00DD5DB8" w:rsidP="005867FD">
            <w:pPr>
              <w:rPr>
                <w:noProof/>
                <w:lang w:val="ro-RO"/>
              </w:rPr>
            </w:pPr>
            <w:r w:rsidRPr="002D4E96">
              <w:rPr>
                <w:noProof/>
                <w:lang w:val="ro-RO"/>
              </w:rPr>
              <w:t>Poate avea una din valorile:</w:t>
            </w:r>
          </w:p>
          <w:p w:rsidR="00DD5DB8" w:rsidRPr="002D4E96" w:rsidRDefault="00DD5DB8" w:rsidP="005867FD">
            <w:pPr>
              <w:numPr>
                <w:ilvl w:val="0"/>
                <w:numId w:val="15"/>
              </w:numPr>
              <w:rPr>
                <w:noProof/>
                <w:lang w:val="ro-RO"/>
              </w:rPr>
            </w:pPr>
            <w:r w:rsidRPr="002D4E96">
              <w:rPr>
                <w:noProof/>
                <w:lang w:val="ro-RO"/>
              </w:rPr>
              <w:t>Zona</w:t>
            </w:r>
            <w:r w:rsidR="00BB3A5F" w:rsidRPr="002D4E96">
              <w:rPr>
                <w:noProof/>
                <w:lang w:val="ro-RO"/>
              </w:rPr>
              <w:t xml:space="preserve"> </w:t>
            </w:r>
          </w:p>
          <w:p w:rsidR="00DD5DB8" w:rsidRPr="002D4E96" w:rsidRDefault="00DD5DB8" w:rsidP="005867FD">
            <w:pPr>
              <w:numPr>
                <w:ilvl w:val="0"/>
                <w:numId w:val="15"/>
              </w:numPr>
              <w:rPr>
                <w:noProof/>
                <w:lang w:val="ro-RO"/>
              </w:rPr>
            </w:pPr>
            <w:r w:rsidRPr="002D4E96">
              <w:rPr>
                <w:noProof/>
                <w:lang w:val="ro-RO"/>
              </w:rPr>
              <w:t>Judet</w:t>
            </w:r>
          </w:p>
          <w:p w:rsidR="00DD5DB8" w:rsidRPr="002D4E96" w:rsidRDefault="00DD5DB8" w:rsidP="005867FD">
            <w:pPr>
              <w:numPr>
                <w:ilvl w:val="0"/>
                <w:numId w:val="15"/>
              </w:numPr>
              <w:rPr>
                <w:noProof/>
                <w:lang w:val="ro-RO"/>
              </w:rPr>
            </w:pPr>
            <w:r w:rsidRPr="002D4E96">
              <w:rPr>
                <w:noProof/>
                <w:lang w:val="ro-RO"/>
              </w:rPr>
              <w:t>Distribuitor</w:t>
            </w:r>
          </w:p>
          <w:p w:rsidR="00DD5DB8" w:rsidRPr="002D4E96" w:rsidRDefault="00DD5DB8" w:rsidP="005867FD">
            <w:pPr>
              <w:numPr>
                <w:ilvl w:val="0"/>
                <w:numId w:val="15"/>
              </w:numPr>
              <w:rPr>
                <w:noProof/>
                <w:lang w:val="ro-RO"/>
              </w:rPr>
            </w:pPr>
            <w:r w:rsidRPr="002D4E96">
              <w:rPr>
                <w:noProof/>
                <w:lang w:val="ro-RO"/>
              </w:rPr>
              <w:t>Agent</w:t>
            </w:r>
          </w:p>
        </w:tc>
      </w:tr>
      <w:tr w:rsidR="00E7307C" w:rsidRPr="002D4E96" w:rsidTr="002D4E96">
        <w:tc>
          <w:tcPr>
            <w:tcW w:w="828" w:type="dxa"/>
            <w:tcBorders>
              <w:top w:val="single" w:sz="8" w:space="0" w:color="C0504D"/>
              <w:left w:val="single" w:sz="8" w:space="0" w:color="C0504D"/>
              <w:bottom w:val="single" w:sz="8" w:space="0" w:color="C0504D"/>
            </w:tcBorders>
          </w:tcPr>
          <w:p w:rsidR="003676E3" w:rsidRPr="002D4E96" w:rsidRDefault="003676E3" w:rsidP="005867FD">
            <w:pPr>
              <w:numPr>
                <w:ilvl w:val="0"/>
                <w:numId w:val="27"/>
              </w:numPr>
              <w:rPr>
                <w:b/>
                <w:bCs/>
                <w:noProof/>
                <w:lang w:val="ro-RO"/>
              </w:rPr>
            </w:pPr>
          </w:p>
        </w:tc>
        <w:tc>
          <w:tcPr>
            <w:tcW w:w="3690" w:type="dxa"/>
            <w:tcBorders>
              <w:top w:val="single" w:sz="8" w:space="0" w:color="C0504D"/>
              <w:bottom w:val="single" w:sz="8" w:space="0" w:color="C0504D"/>
            </w:tcBorders>
          </w:tcPr>
          <w:p w:rsidR="003676E3" w:rsidRPr="002D4E96" w:rsidRDefault="003676E3" w:rsidP="005867FD">
            <w:pPr>
              <w:rPr>
                <w:noProof/>
                <w:lang w:val="ro-RO"/>
              </w:rPr>
            </w:pPr>
            <w:r w:rsidRPr="002D4E96">
              <w:rPr>
                <w:noProof/>
                <w:lang w:val="ro-RO"/>
              </w:rPr>
              <w:t>Zona</w:t>
            </w:r>
          </w:p>
        </w:tc>
        <w:tc>
          <w:tcPr>
            <w:tcW w:w="5265" w:type="dxa"/>
            <w:tcBorders>
              <w:top w:val="single" w:sz="8" w:space="0" w:color="C0504D"/>
              <w:bottom w:val="single" w:sz="8" w:space="0" w:color="C0504D"/>
              <w:right w:val="single" w:sz="8" w:space="0" w:color="C0504D"/>
            </w:tcBorders>
          </w:tcPr>
          <w:p w:rsidR="003676E3" w:rsidRPr="002D4E96" w:rsidRDefault="00BB3A5F" w:rsidP="007A4A69">
            <w:pPr>
              <w:rPr>
                <w:noProof/>
                <w:lang w:val="ro-RO"/>
              </w:rPr>
            </w:pPr>
            <w:r w:rsidRPr="002D4E96">
              <w:rPr>
                <w:noProof/>
                <w:lang w:val="ro-RO"/>
              </w:rPr>
              <w:t xml:space="preserve">In cazul in care nivelul de target este Zona se selecteaza </w:t>
            </w:r>
            <w:r w:rsidR="007A4A69" w:rsidRPr="002D4E96">
              <w:rPr>
                <w:noProof/>
                <w:lang w:val="ro-RO"/>
              </w:rPr>
              <w:t>zona</w:t>
            </w:r>
            <w:r w:rsidR="00444D11" w:rsidRPr="002D4E96">
              <w:rPr>
                <w:noProof/>
                <w:lang w:val="ro-RO"/>
              </w:rPr>
              <w:t xml:space="preserve"> pentru care se stabileste targetul.</w:t>
            </w:r>
          </w:p>
        </w:tc>
      </w:tr>
      <w:tr w:rsidR="003676E3" w:rsidRPr="002D4E96" w:rsidTr="002D4E96">
        <w:tc>
          <w:tcPr>
            <w:tcW w:w="828" w:type="dxa"/>
          </w:tcPr>
          <w:p w:rsidR="003676E3" w:rsidRPr="002D4E96" w:rsidRDefault="003676E3" w:rsidP="005867FD">
            <w:pPr>
              <w:numPr>
                <w:ilvl w:val="0"/>
                <w:numId w:val="27"/>
              </w:numPr>
              <w:rPr>
                <w:b/>
                <w:bCs/>
                <w:noProof/>
                <w:lang w:val="ro-RO"/>
              </w:rPr>
            </w:pPr>
          </w:p>
        </w:tc>
        <w:tc>
          <w:tcPr>
            <w:tcW w:w="3690" w:type="dxa"/>
          </w:tcPr>
          <w:p w:rsidR="003676E3" w:rsidRPr="002D4E96" w:rsidRDefault="00444D11" w:rsidP="005867FD">
            <w:pPr>
              <w:rPr>
                <w:noProof/>
                <w:lang w:val="ro-RO"/>
              </w:rPr>
            </w:pPr>
            <w:r w:rsidRPr="002D4E96">
              <w:rPr>
                <w:noProof/>
                <w:lang w:val="ro-RO"/>
              </w:rPr>
              <w:t>Judet</w:t>
            </w:r>
          </w:p>
        </w:tc>
        <w:tc>
          <w:tcPr>
            <w:tcW w:w="5265" w:type="dxa"/>
          </w:tcPr>
          <w:p w:rsidR="003676E3" w:rsidRPr="002D4E96" w:rsidRDefault="00444D11" w:rsidP="005867FD">
            <w:pPr>
              <w:rPr>
                <w:noProof/>
                <w:lang w:val="ro-RO"/>
              </w:rPr>
            </w:pPr>
            <w:r w:rsidRPr="002D4E96">
              <w:rPr>
                <w:noProof/>
                <w:lang w:val="ro-RO"/>
              </w:rPr>
              <w:t>In cazul in care nivelul de target este  Judet, se selecteaza judetul in cauza</w:t>
            </w:r>
          </w:p>
        </w:tc>
      </w:tr>
      <w:tr w:rsidR="00E7307C" w:rsidRPr="002D4E96" w:rsidTr="002D4E96">
        <w:tc>
          <w:tcPr>
            <w:tcW w:w="828" w:type="dxa"/>
            <w:tcBorders>
              <w:top w:val="single" w:sz="8" w:space="0" w:color="C0504D"/>
              <w:left w:val="single" w:sz="8" w:space="0" w:color="C0504D"/>
              <w:bottom w:val="single" w:sz="8" w:space="0" w:color="C0504D"/>
            </w:tcBorders>
          </w:tcPr>
          <w:p w:rsidR="00444D11" w:rsidRPr="002D4E96" w:rsidRDefault="00444D11" w:rsidP="005867FD">
            <w:pPr>
              <w:numPr>
                <w:ilvl w:val="0"/>
                <w:numId w:val="27"/>
              </w:numPr>
              <w:rPr>
                <w:b/>
                <w:bCs/>
                <w:noProof/>
                <w:lang w:val="ro-RO"/>
              </w:rPr>
            </w:pPr>
          </w:p>
        </w:tc>
        <w:tc>
          <w:tcPr>
            <w:tcW w:w="3690" w:type="dxa"/>
            <w:tcBorders>
              <w:top w:val="single" w:sz="8" w:space="0" w:color="C0504D"/>
              <w:bottom w:val="single" w:sz="8" w:space="0" w:color="C0504D"/>
            </w:tcBorders>
          </w:tcPr>
          <w:p w:rsidR="00444D11" w:rsidRPr="002D4E96" w:rsidRDefault="00444D11" w:rsidP="005867FD">
            <w:pPr>
              <w:rPr>
                <w:noProof/>
                <w:lang w:val="ro-RO"/>
              </w:rPr>
            </w:pPr>
            <w:r w:rsidRPr="002D4E96">
              <w:rPr>
                <w:noProof/>
                <w:lang w:val="ro-RO"/>
              </w:rPr>
              <w:t>Distribuitor</w:t>
            </w:r>
          </w:p>
        </w:tc>
        <w:tc>
          <w:tcPr>
            <w:tcW w:w="5265" w:type="dxa"/>
            <w:tcBorders>
              <w:top w:val="single" w:sz="8" w:space="0" w:color="C0504D"/>
              <w:bottom w:val="single" w:sz="8" w:space="0" w:color="C0504D"/>
              <w:right w:val="single" w:sz="8" w:space="0" w:color="C0504D"/>
            </w:tcBorders>
          </w:tcPr>
          <w:p w:rsidR="00444D11" w:rsidRPr="002D4E96" w:rsidRDefault="00444D11" w:rsidP="00444D11">
            <w:pPr>
              <w:rPr>
                <w:noProof/>
                <w:lang w:val="ro-RO"/>
              </w:rPr>
            </w:pPr>
            <w:r w:rsidRPr="002D4E96">
              <w:rPr>
                <w:noProof/>
                <w:lang w:val="ro-RO"/>
              </w:rPr>
              <w:t>In cazul in care nivelul de target este  Distribuitor, se selecteaza distribuitorul in cauza</w:t>
            </w:r>
          </w:p>
        </w:tc>
      </w:tr>
      <w:tr w:rsidR="00E7307C" w:rsidRPr="002D4E96" w:rsidTr="002D4E96">
        <w:tc>
          <w:tcPr>
            <w:tcW w:w="828" w:type="dxa"/>
          </w:tcPr>
          <w:p w:rsidR="00D271D6" w:rsidRPr="002D4E96" w:rsidRDefault="00D271D6" w:rsidP="005867FD">
            <w:pPr>
              <w:numPr>
                <w:ilvl w:val="0"/>
                <w:numId w:val="27"/>
              </w:numPr>
              <w:rPr>
                <w:b/>
                <w:bCs/>
                <w:noProof/>
                <w:lang w:val="ro-RO"/>
              </w:rPr>
            </w:pPr>
          </w:p>
        </w:tc>
        <w:tc>
          <w:tcPr>
            <w:tcW w:w="3690" w:type="dxa"/>
          </w:tcPr>
          <w:p w:rsidR="00D271D6" w:rsidRPr="002D4E96" w:rsidRDefault="00D271D6" w:rsidP="005867FD">
            <w:pPr>
              <w:rPr>
                <w:noProof/>
                <w:lang w:val="ro-RO"/>
              </w:rPr>
            </w:pPr>
            <w:r w:rsidRPr="002D4E96">
              <w:rPr>
                <w:noProof/>
                <w:lang w:val="ro-RO"/>
              </w:rPr>
              <w:t>Agent</w:t>
            </w:r>
          </w:p>
        </w:tc>
        <w:tc>
          <w:tcPr>
            <w:tcW w:w="5265" w:type="dxa"/>
          </w:tcPr>
          <w:p w:rsidR="00D271D6" w:rsidRPr="002D4E96" w:rsidRDefault="00D271D6" w:rsidP="00D271D6">
            <w:pPr>
              <w:rPr>
                <w:noProof/>
                <w:lang w:val="ro-RO"/>
              </w:rPr>
            </w:pPr>
            <w:r w:rsidRPr="002D4E96">
              <w:rPr>
                <w:noProof/>
                <w:lang w:val="ro-RO"/>
              </w:rPr>
              <w:t>In cazul in care nivelul de target este  Aget, se selecteaza agentul in cauza</w:t>
            </w:r>
          </w:p>
        </w:tc>
      </w:tr>
      <w:tr w:rsidR="00A62418" w:rsidRPr="002D4E96" w:rsidTr="002D4E96">
        <w:tc>
          <w:tcPr>
            <w:tcW w:w="828" w:type="dxa"/>
            <w:tcBorders>
              <w:top w:val="single" w:sz="8" w:space="0" w:color="C0504D"/>
              <w:left w:val="single" w:sz="8" w:space="0" w:color="C0504D"/>
              <w:bottom w:val="single" w:sz="8" w:space="0" w:color="C0504D"/>
            </w:tcBorders>
          </w:tcPr>
          <w:p w:rsidR="00A62418" w:rsidRPr="002D4E96" w:rsidRDefault="00A62418" w:rsidP="005867FD">
            <w:pPr>
              <w:numPr>
                <w:ilvl w:val="0"/>
                <w:numId w:val="27"/>
              </w:numPr>
              <w:rPr>
                <w:b/>
                <w:bCs/>
                <w:noProof/>
                <w:lang w:val="ro-RO"/>
              </w:rPr>
            </w:pPr>
          </w:p>
        </w:tc>
        <w:tc>
          <w:tcPr>
            <w:tcW w:w="3690" w:type="dxa"/>
            <w:tcBorders>
              <w:top w:val="single" w:sz="8" w:space="0" w:color="C0504D"/>
              <w:bottom w:val="single" w:sz="8" w:space="0" w:color="C0504D"/>
            </w:tcBorders>
          </w:tcPr>
          <w:p w:rsidR="00A62418" w:rsidRPr="002D4E96" w:rsidRDefault="00A62418" w:rsidP="005867FD">
            <w:pPr>
              <w:rPr>
                <w:noProof/>
                <w:lang w:val="ro-RO"/>
              </w:rPr>
            </w:pPr>
            <w:r>
              <w:rPr>
                <w:noProof/>
                <w:lang w:val="ro-RO"/>
              </w:rPr>
              <w:t>Target parinte</w:t>
            </w:r>
          </w:p>
        </w:tc>
        <w:tc>
          <w:tcPr>
            <w:tcW w:w="5265" w:type="dxa"/>
            <w:tcBorders>
              <w:top w:val="single" w:sz="8" w:space="0" w:color="C0504D"/>
              <w:bottom w:val="single" w:sz="8" w:space="0" w:color="C0504D"/>
              <w:right w:val="single" w:sz="8" w:space="0" w:color="C0504D"/>
            </w:tcBorders>
          </w:tcPr>
          <w:p w:rsidR="00A62418" w:rsidRPr="002D4E96" w:rsidRDefault="00A62418" w:rsidP="005867FD">
            <w:pPr>
              <w:rPr>
                <w:noProof/>
                <w:lang w:val="ro-RO"/>
              </w:rPr>
            </w:pPr>
            <w:r>
              <w:rPr>
                <w:noProof/>
                <w:lang w:val="ro-RO"/>
              </w:rPr>
              <w:t>Targetul parinte: pentru situatia in care targetul respectiv este o repartitie a unui target de pe un nivel superior</w:t>
            </w:r>
          </w:p>
        </w:tc>
      </w:tr>
      <w:tr w:rsidR="00E7307C" w:rsidRPr="002D4E96" w:rsidTr="002D4E96">
        <w:tc>
          <w:tcPr>
            <w:tcW w:w="828" w:type="dxa"/>
            <w:tcBorders>
              <w:top w:val="single" w:sz="8" w:space="0" w:color="C0504D"/>
              <w:left w:val="single" w:sz="8" w:space="0" w:color="C0504D"/>
              <w:bottom w:val="single" w:sz="8" w:space="0" w:color="C0504D"/>
            </w:tcBorders>
          </w:tcPr>
          <w:p w:rsidR="00D271D6" w:rsidRPr="002D4E96" w:rsidRDefault="00D271D6" w:rsidP="005867FD">
            <w:pPr>
              <w:numPr>
                <w:ilvl w:val="0"/>
                <w:numId w:val="27"/>
              </w:numPr>
              <w:rPr>
                <w:b/>
                <w:bCs/>
                <w:noProof/>
                <w:lang w:val="ro-RO"/>
              </w:rPr>
            </w:pPr>
          </w:p>
        </w:tc>
        <w:tc>
          <w:tcPr>
            <w:tcW w:w="3690" w:type="dxa"/>
            <w:tcBorders>
              <w:top w:val="single" w:sz="8" w:space="0" w:color="C0504D"/>
              <w:bottom w:val="single" w:sz="8" w:space="0" w:color="C0504D"/>
            </w:tcBorders>
          </w:tcPr>
          <w:p w:rsidR="00D271D6" w:rsidRPr="002D4E96" w:rsidRDefault="00D271D6" w:rsidP="005867FD">
            <w:pPr>
              <w:rPr>
                <w:noProof/>
                <w:lang w:val="ro-RO"/>
              </w:rPr>
            </w:pPr>
            <w:r w:rsidRPr="002D4E96">
              <w:rPr>
                <w:noProof/>
                <w:lang w:val="ro-RO"/>
              </w:rPr>
              <w:t>Categorie Produs</w:t>
            </w:r>
          </w:p>
        </w:tc>
        <w:tc>
          <w:tcPr>
            <w:tcW w:w="5265" w:type="dxa"/>
            <w:tcBorders>
              <w:top w:val="single" w:sz="8" w:space="0" w:color="C0504D"/>
              <w:bottom w:val="single" w:sz="8" w:space="0" w:color="C0504D"/>
              <w:right w:val="single" w:sz="8" w:space="0" w:color="C0504D"/>
            </w:tcBorders>
          </w:tcPr>
          <w:p w:rsidR="00D271D6" w:rsidRPr="002D4E96" w:rsidRDefault="00D271D6" w:rsidP="005867FD">
            <w:pPr>
              <w:rPr>
                <w:noProof/>
                <w:lang w:val="ro-RO"/>
              </w:rPr>
            </w:pPr>
            <w:r w:rsidRPr="002D4E96">
              <w:rPr>
                <w:noProof/>
                <w:lang w:val="ro-RO"/>
              </w:rPr>
              <w:t>Lista cu categoriile de produse</w:t>
            </w:r>
          </w:p>
        </w:tc>
      </w:tr>
      <w:tr w:rsidR="00E7307C" w:rsidRPr="002D4E96" w:rsidTr="002D4E96">
        <w:tc>
          <w:tcPr>
            <w:tcW w:w="828" w:type="dxa"/>
          </w:tcPr>
          <w:p w:rsidR="00D271D6" w:rsidRPr="002D4E96" w:rsidRDefault="00D271D6" w:rsidP="005867FD">
            <w:pPr>
              <w:numPr>
                <w:ilvl w:val="0"/>
                <w:numId w:val="27"/>
              </w:numPr>
              <w:rPr>
                <w:b/>
                <w:bCs/>
                <w:noProof/>
                <w:lang w:val="ro-RO"/>
              </w:rPr>
            </w:pPr>
          </w:p>
        </w:tc>
        <w:tc>
          <w:tcPr>
            <w:tcW w:w="3690" w:type="dxa"/>
          </w:tcPr>
          <w:p w:rsidR="00D271D6" w:rsidRPr="002D4E96" w:rsidRDefault="00D271D6" w:rsidP="005867FD">
            <w:pPr>
              <w:rPr>
                <w:noProof/>
                <w:lang w:val="ro-RO"/>
              </w:rPr>
            </w:pPr>
            <w:r w:rsidRPr="002D4E96">
              <w:rPr>
                <w:noProof/>
                <w:lang w:val="ro-RO"/>
              </w:rPr>
              <w:t>Target Cantitativ</w:t>
            </w:r>
          </w:p>
        </w:tc>
        <w:tc>
          <w:tcPr>
            <w:tcW w:w="5265" w:type="dxa"/>
          </w:tcPr>
          <w:p w:rsidR="00D271D6" w:rsidRPr="002D4E96" w:rsidRDefault="00D271D6" w:rsidP="00DD5DB8">
            <w:pPr>
              <w:rPr>
                <w:noProof/>
                <w:lang w:val="ro-RO"/>
              </w:rPr>
            </w:pPr>
            <w:r w:rsidRPr="002D4E96">
              <w:rPr>
                <w:noProof/>
                <w:lang w:val="ro-RO"/>
              </w:rPr>
              <w:t>Targetul stabilit, exprimat in cantitati</w:t>
            </w:r>
          </w:p>
        </w:tc>
      </w:tr>
      <w:tr w:rsidR="00E7307C" w:rsidRPr="002D4E96" w:rsidTr="002D4E96">
        <w:tc>
          <w:tcPr>
            <w:tcW w:w="828" w:type="dxa"/>
            <w:tcBorders>
              <w:top w:val="single" w:sz="8" w:space="0" w:color="C0504D"/>
              <w:left w:val="single" w:sz="8" w:space="0" w:color="C0504D"/>
              <w:bottom w:val="single" w:sz="8" w:space="0" w:color="C0504D"/>
            </w:tcBorders>
          </w:tcPr>
          <w:p w:rsidR="00D271D6" w:rsidRPr="002D4E96" w:rsidRDefault="00D271D6" w:rsidP="005867FD">
            <w:pPr>
              <w:numPr>
                <w:ilvl w:val="0"/>
                <w:numId w:val="27"/>
              </w:numPr>
              <w:rPr>
                <w:b/>
                <w:bCs/>
                <w:noProof/>
                <w:lang w:val="ro-RO"/>
              </w:rPr>
            </w:pPr>
          </w:p>
        </w:tc>
        <w:tc>
          <w:tcPr>
            <w:tcW w:w="3690" w:type="dxa"/>
            <w:tcBorders>
              <w:top w:val="single" w:sz="8" w:space="0" w:color="C0504D"/>
              <w:bottom w:val="single" w:sz="8" w:space="0" w:color="C0504D"/>
            </w:tcBorders>
          </w:tcPr>
          <w:p w:rsidR="00D271D6" w:rsidRPr="002D4E96" w:rsidRDefault="00D271D6" w:rsidP="005867FD">
            <w:pPr>
              <w:rPr>
                <w:noProof/>
                <w:lang w:val="ro-RO"/>
              </w:rPr>
            </w:pPr>
            <w:r w:rsidRPr="002D4E96">
              <w:rPr>
                <w:noProof/>
                <w:lang w:val="ro-RO"/>
              </w:rPr>
              <w:t>UM</w:t>
            </w:r>
          </w:p>
        </w:tc>
        <w:tc>
          <w:tcPr>
            <w:tcW w:w="5265" w:type="dxa"/>
            <w:tcBorders>
              <w:top w:val="single" w:sz="8" w:space="0" w:color="C0504D"/>
              <w:bottom w:val="single" w:sz="8" w:space="0" w:color="C0504D"/>
              <w:right w:val="single" w:sz="8" w:space="0" w:color="C0504D"/>
            </w:tcBorders>
          </w:tcPr>
          <w:p w:rsidR="00D271D6" w:rsidRPr="002D4E96" w:rsidRDefault="00D271D6" w:rsidP="005867FD">
            <w:pPr>
              <w:rPr>
                <w:noProof/>
                <w:lang w:val="ro-RO"/>
              </w:rPr>
            </w:pPr>
            <w:r w:rsidRPr="002D4E96">
              <w:rPr>
                <w:noProof/>
                <w:lang w:val="ro-RO"/>
              </w:rPr>
              <w:t>Unitatea de masura in care este inregistrat targetul cantitativ</w:t>
            </w:r>
          </w:p>
        </w:tc>
      </w:tr>
      <w:tr w:rsidR="00E7307C" w:rsidRPr="002D4E96" w:rsidTr="002D4E96">
        <w:tc>
          <w:tcPr>
            <w:tcW w:w="828" w:type="dxa"/>
          </w:tcPr>
          <w:p w:rsidR="00D271D6" w:rsidRPr="002D4E96" w:rsidRDefault="00D271D6" w:rsidP="005867FD">
            <w:pPr>
              <w:numPr>
                <w:ilvl w:val="0"/>
                <w:numId w:val="27"/>
              </w:numPr>
              <w:rPr>
                <w:b/>
                <w:bCs/>
                <w:noProof/>
                <w:lang w:val="ro-RO"/>
              </w:rPr>
            </w:pPr>
          </w:p>
        </w:tc>
        <w:tc>
          <w:tcPr>
            <w:tcW w:w="3690" w:type="dxa"/>
          </w:tcPr>
          <w:p w:rsidR="00D271D6" w:rsidRPr="002D4E96" w:rsidRDefault="00D271D6" w:rsidP="005867FD">
            <w:pPr>
              <w:rPr>
                <w:noProof/>
                <w:lang w:val="ro-RO"/>
              </w:rPr>
            </w:pPr>
            <w:r w:rsidRPr="002D4E96">
              <w:rPr>
                <w:noProof/>
                <w:lang w:val="ro-RO"/>
              </w:rPr>
              <w:t>Valoare Target</w:t>
            </w:r>
          </w:p>
        </w:tc>
        <w:tc>
          <w:tcPr>
            <w:tcW w:w="5265" w:type="dxa"/>
          </w:tcPr>
          <w:p w:rsidR="00D271D6" w:rsidRPr="002D4E96" w:rsidRDefault="00D271D6" w:rsidP="003676E3">
            <w:pPr>
              <w:rPr>
                <w:noProof/>
                <w:lang w:val="ro-RO"/>
              </w:rPr>
            </w:pPr>
            <w:r w:rsidRPr="002D4E96">
              <w:rPr>
                <w:noProof/>
                <w:lang w:val="ro-RO"/>
              </w:rPr>
              <w:t>Targetul stabilit, exprimat in RON</w:t>
            </w:r>
          </w:p>
        </w:tc>
      </w:tr>
      <w:tr w:rsidR="00E7307C" w:rsidRPr="002D4E96" w:rsidTr="002D4E96">
        <w:tc>
          <w:tcPr>
            <w:tcW w:w="828" w:type="dxa"/>
            <w:tcBorders>
              <w:top w:val="single" w:sz="8" w:space="0" w:color="C0504D"/>
              <w:left w:val="single" w:sz="8" w:space="0" w:color="C0504D"/>
              <w:bottom w:val="single" w:sz="8" w:space="0" w:color="C0504D"/>
            </w:tcBorders>
          </w:tcPr>
          <w:p w:rsidR="00D271D6" w:rsidRPr="002D4E96" w:rsidRDefault="00D271D6" w:rsidP="005867FD">
            <w:pPr>
              <w:numPr>
                <w:ilvl w:val="0"/>
                <w:numId w:val="27"/>
              </w:numPr>
              <w:rPr>
                <w:b/>
                <w:bCs/>
                <w:noProof/>
                <w:lang w:val="ro-RO"/>
              </w:rPr>
            </w:pPr>
          </w:p>
        </w:tc>
        <w:tc>
          <w:tcPr>
            <w:tcW w:w="3690" w:type="dxa"/>
            <w:tcBorders>
              <w:top w:val="single" w:sz="8" w:space="0" w:color="C0504D"/>
              <w:bottom w:val="single" w:sz="8" w:space="0" w:color="C0504D"/>
            </w:tcBorders>
          </w:tcPr>
          <w:p w:rsidR="00D271D6" w:rsidRPr="002D4E96" w:rsidRDefault="00893506" w:rsidP="00893506">
            <w:pPr>
              <w:rPr>
                <w:noProof/>
                <w:lang w:val="ro-RO"/>
              </w:rPr>
            </w:pPr>
            <w:r w:rsidRPr="002D4E96">
              <w:rPr>
                <w:noProof/>
                <w:lang w:val="ro-RO"/>
              </w:rPr>
              <w:t>C</w:t>
            </w:r>
            <w:r w:rsidR="00D271D6" w:rsidRPr="002D4E96">
              <w:rPr>
                <w:noProof/>
                <w:lang w:val="ro-RO"/>
              </w:rPr>
              <w:t>antitat</w:t>
            </w:r>
            <w:r w:rsidRPr="002D4E96">
              <w:rPr>
                <w:noProof/>
                <w:lang w:val="ro-RO"/>
              </w:rPr>
              <w:t>e</w:t>
            </w:r>
            <w:r w:rsidR="00D271D6" w:rsidRPr="002D4E96">
              <w:rPr>
                <w:noProof/>
                <w:lang w:val="ro-RO"/>
              </w:rPr>
              <w:t xml:space="preserve"> </w:t>
            </w:r>
            <w:r w:rsidR="00681FE9" w:rsidRPr="002D4E96">
              <w:rPr>
                <w:noProof/>
                <w:lang w:val="ro-RO"/>
              </w:rPr>
              <w:t>Realizat</w:t>
            </w:r>
            <w:r w:rsidRPr="002D4E96">
              <w:rPr>
                <w:noProof/>
                <w:lang w:val="ro-RO"/>
              </w:rPr>
              <w:t>a</w:t>
            </w:r>
          </w:p>
        </w:tc>
        <w:tc>
          <w:tcPr>
            <w:tcW w:w="5265" w:type="dxa"/>
            <w:tcBorders>
              <w:top w:val="single" w:sz="8" w:space="0" w:color="C0504D"/>
              <w:bottom w:val="single" w:sz="8" w:space="0" w:color="C0504D"/>
              <w:right w:val="single" w:sz="8" w:space="0" w:color="C0504D"/>
            </w:tcBorders>
          </w:tcPr>
          <w:p w:rsidR="00D271D6" w:rsidRPr="002D4E96" w:rsidRDefault="00681FE9" w:rsidP="003676E3">
            <w:pPr>
              <w:rPr>
                <w:noProof/>
                <w:lang w:val="ro-RO"/>
              </w:rPr>
            </w:pPr>
            <w:r w:rsidRPr="002D4E96">
              <w:rPr>
                <w:noProof/>
                <w:lang w:val="ro-RO"/>
              </w:rPr>
              <w:t xml:space="preserve">Cantitatea </w:t>
            </w:r>
            <w:r w:rsidR="00893506" w:rsidRPr="002D4E96">
              <w:rPr>
                <w:noProof/>
                <w:lang w:val="ro-RO"/>
              </w:rPr>
              <w:t xml:space="preserve">din target </w:t>
            </w:r>
            <w:r w:rsidRPr="002D4E96">
              <w:rPr>
                <w:noProof/>
                <w:lang w:val="ro-RO"/>
              </w:rPr>
              <w:t>realizata, actualizata conform valorilor inregistrate in iScala la ziua curenta din luna</w:t>
            </w:r>
          </w:p>
        </w:tc>
      </w:tr>
      <w:tr w:rsidR="00E7307C" w:rsidRPr="002D4E96" w:rsidTr="002D4E96">
        <w:tc>
          <w:tcPr>
            <w:tcW w:w="828" w:type="dxa"/>
          </w:tcPr>
          <w:p w:rsidR="00681FE9" w:rsidRPr="002D4E96" w:rsidRDefault="00681FE9" w:rsidP="005867FD">
            <w:pPr>
              <w:numPr>
                <w:ilvl w:val="0"/>
                <w:numId w:val="27"/>
              </w:numPr>
              <w:rPr>
                <w:b/>
                <w:bCs/>
                <w:noProof/>
                <w:lang w:val="ro-RO"/>
              </w:rPr>
            </w:pPr>
          </w:p>
        </w:tc>
        <w:tc>
          <w:tcPr>
            <w:tcW w:w="3690" w:type="dxa"/>
          </w:tcPr>
          <w:p w:rsidR="00681FE9" w:rsidRPr="002D4E96" w:rsidRDefault="00681FE9" w:rsidP="005867FD">
            <w:pPr>
              <w:rPr>
                <w:noProof/>
                <w:lang w:val="ro-RO"/>
              </w:rPr>
            </w:pPr>
            <w:r w:rsidRPr="002D4E96">
              <w:rPr>
                <w:noProof/>
                <w:lang w:val="ro-RO"/>
              </w:rPr>
              <w:t xml:space="preserve">% Cantitativ </w:t>
            </w:r>
          </w:p>
        </w:tc>
        <w:tc>
          <w:tcPr>
            <w:tcW w:w="5265" w:type="dxa"/>
          </w:tcPr>
          <w:p w:rsidR="00681FE9" w:rsidRPr="002D4E96" w:rsidRDefault="00681FE9" w:rsidP="003676E3">
            <w:pPr>
              <w:rPr>
                <w:noProof/>
                <w:lang w:val="ro-RO"/>
              </w:rPr>
            </w:pPr>
            <w:r w:rsidRPr="002D4E96">
              <w:rPr>
                <w:noProof/>
                <w:lang w:val="ro-RO"/>
              </w:rPr>
              <w:t>Procentul de realizare al targetului valoric calculat la ziua curenta din luna</w:t>
            </w:r>
          </w:p>
        </w:tc>
      </w:tr>
      <w:tr w:rsidR="00E7307C" w:rsidRPr="002D4E96" w:rsidTr="002D4E96">
        <w:tc>
          <w:tcPr>
            <w:tcW w:w="828" w:type="dxa"/>
            <w:tcBorders>
              <w:top w:val="single" w:sz="8" w:space="0" w:color="C0504D"/>
              <w:left w:val="single" w:sz="8" w:space="0" w:color="C0504D"/>
              <w:bottom w:val="single" w:sz="8" w:space="0" w:color="C0504D"/>
            </w:tcBorders>
          </w:tcPr>
          <w:p w:rsidR="00681FE9" w:rsidRPr="002D4E96" w:rsidRDefault="00681FE9" w:rsidP="005867FD">
            <w:pPr>
              <w:numPr>
                <w:ilvl w:val="0"/>
                <w:numId w:val="27"/>
              </w:numPr>
              <w:rPr>
                <w:b/>
                <w:bCs/>
                <w:noProof/>
                <w:lang w:val="ro-RO"/>
              </w:rPr>
            </w:pPr>
          </w:p>
        </w:tc>
        <w:tc>
          <w:tcPr>
            <w:tcW w:w="3690" w:type="dxa"/>
            <w:tcBorders>
              <w:top w:val="single" w:sz="8" w:space="0" w:color="C0504D"/>
              <w:bottom w:val="single" w:sz="8" w:space="0" w:color="C0504D"/>
            </w:tcBorders>
          </w:tcPr>
          <w:p w:rsidR="00681FE9" w:rsidRPr="002D4E96" w:rsidRDefault="00681FE9" w:rsidP="00E516C8">
            <w:pPr>
              <w:rPr>
                <w:noProof/>
                <w:lang w:val="ro-RO"/>
              </w:rPr>
            </w:pPr>
            <w:r w:rsidRPr="002D4E96">
              <w:rPr>
                <w:noProof/>
                <w:lang w:val="ro-RO"/>
              </w:rPr>
              <w:t>Valo</w:t>
            </w:r>
            <w:r w:rsidR="00E516C8" w:rsidRPr="002D4E96">
              <w:rPr>
                <w:noProof/>
                <w:lang w:val="ro-RO"/>
              </w:rPr>
              <w:t>a</w:t>
            </w:r>
            <w:r w:rsidRPr="002D4E96">
              <w:rPr>
                <w:noProof/>
                <w:lang w:val="ro-RO"/>
              </w:rPr>
              <w:t>r</w:t>
            </w:r>
            <w:r w:rsidR="00E516C8" w:rsidRPr="002D4E96">
              <w:rPr>
                <w:noProof/>
                <w:lang w:val="ro-RO"/>
              </w:rPr>
              <w:t>e</w:t>
            </w:r>
            <w:r w:rsidRPr="002D4E96">
              <w:rPr>
                <w:noProof/>
                <w:lang w:val="ro-RO"/>
              </w:rPr>
              <w:t xml:space="preserve"> </w:t>
            </w:r>
            <w:r w:rsidR="00E516C8" w:rsidRPr="002D4E96">
              <w:rPr>
                <w:noProof/>
                <w:lang w:val="ro-RO"/>
              </w:rPr>
              <w:t>Realizata</w:t>
            </w:r>
          </w:p>
        </w:tc>
        <w:tc>
          <w:tcPr>
            <w:tcW w:w="5265" w:type="dxa"/>
            <w:tcBorders>
              <w:top w:val="single" w:sz="8" w:space="0" w:color="C0504D"/>
              <w:bottom w:val="single" w:sz="8" w:space="0" w:color="C0504D"/>
              <w:right w:val="single" w:sz="8" w:space="0" w:color="C0504D"/>
            </w:tcBorders>
          </w:tcPr>
          <w:p w:rsidR="00681FE9" w:rsidRPr="002D4E96" w:rsidRDefault="00E516C8" w:rsidP="00E516C8">
            <w:pPr>
              <w:rPr>
                <w:noProof/>
                <w:lang w:val="ro-RO"/>
              </w:rPr>
            </w:pPr>
            <w:r w:rsidRPr="002D4E96">
              <w:rPr>
                <w:noProof/>
                <w:lang w:val="ro-RO"/>
              </w:rPr>
              <w:t>Valoarea</w:t>
            </w:r>
            <w:r w:rsidR="00681FE9" w:rsidRPr="002D4E96">
              <w:rPr>
                <w:noProof/>
                <w:lang w:val="ro-RO"/>
              </w:rPr>
              <w:t xml:space="preserve"> </w:t>
            </w:r>
            <w:r w:rsidRPr="002D4E96">
              <w:rPr>
                <w:noProof/>
                <w:lang w:val="ro-RO"/>
              </w:rPr>
              <w:t xml:space="preserve">realizata a </w:t>
            </w:r>
            <w:r w:rsidR="00681FE9" w:rsidRPr="002D4E96">
              <w:rPr>
                <w:noProof/>
                <w:lang w:val="ro-RO"/>
              </w:rPr>
              <w:t>target</w:t>
            </w:r>
            <w:r w:rsidRPr="002D4E96">
              <w:rPr>
                <w:noProof/>
                <w:lang w:val="ro-RO"/>
              </w:rPr>
              <w:t>ului</w:t>
            </w:r>
            <w:r w:rsidR="00681FE9" w:rsidRPr="002D4E96">
              <w:rPr>
                <w:noProof/>
                <w:lang w:val="ro-RO"/>
              </w:rPr>
              <w:t xml:space="preserve"> calculat</w:t>
            </w:r>
            <w:r w:rsidRPr="002D4E96">
              <w:rPr>
                <w:noProof/>
                <w:lang w:val="ro-RO"/>
              </w:rPr>
              <w:t>a</w:t>
            </w:r>
            <w:r w:rsidR="00681FE9" w:rsidRPr="002D4E96">
              <w:rPr>
                <w:noProof/>
                <w:lang w:val="ro-RO"/>
              </w:rPr>
              <w:t xml:space="preserve"> la ziua curenta din luna</w:t>
            </w:r>
          </w:p>
        </w:tc>
      </w:tr>
      <w:tr w:rsidR="00E7307C" w:rsidRPr="002D4E96" w:rsidTr="002D4E96">
        <w:tc>
          <w:tcPr>
            <w:tcW w:w="828" w:type="dxa"/>
          </w:tcPr>
          <w:p w:rsidR="00681FE9" w:rsidRPr="002D4E96" w:rsidRDefault="00681FE9" w:rsidP="005867FD">
            <w:pPr>
              <w:numPr>
                <w:ilvl w:val="0"/>
                <w:numId w:val="27"/>
              </w:numPr>
              <w:rPr>
                <w:b/>
                <w:bCs/>
                <w:noProof/>
                <w:lang w:val="ro-RO"/>
              </w:rPr>
            </w:pPr>
          </w:p>
        </w:tc>
        <w:tc>
          <w:tcPr>
            <w:tcW w:w="3690" w:type="dxa"/>
          </w:tcPr>
          <w:p w:rsidR="00681FE9" w:rsidRPr="002D4E96" w:rsidRDefault="00681FE9" w:rsidP="005867FD">
            <w:pPr>
              <w:rPr>
                <w:noProof/>
                <w:lang w:val="ro-RO"/>
              </w:rPr>
            </w:pPr>
            <w:r w:rsidRPr="002D4E96">
              <w:rPr>
                <w:noProof/>
                <w:lang w:val="ro-RO"/>
              </w:rPr>
              <w:t xml:space="preserve">% Valoric </w:t>
            </w:r>
          </w:p>
        </w:tc>
        <w:tc>
          <w:tcPr>
            <w:tcW w:w="5265" w:type="dxa"/>
          </w:tcPr>
          <w:p w:rsidR="00681FE9" w:rsidRPr="002D4E96" w:rsidRDefault="00681FE9" w:rsidP="005867FD">
            <w:pPr>
              <w:rPr>
                <w:noProof/>
                <w:lang w:val="ro-RO"/>
              </w:rPr>
            </w:pPr>
            <w:r w:rsidRPr="002D4E96">
              <w:rPr>
                <w:noProof/>
                <w:lang w:val="ro-RO"/>
              </w:rPr>
              <w:t>Procentul de realizare al targetului valoric calculat la ziua curenta din luna</w:t>
            </w:r>
          </w:p>
        </w:tc>
      </w:tr>
    </w:tbl>
    <w:p w:rsidR="00DD5DB8" w:rsidRDefault="00DD5DB8" w:rsidP="00FC6B03">
      <w:pPr>
        <w:spacing w:before="0" w:after="0"/>
        <w:rPr>
          <w:noProof/>
          <w:lang w:val="ro-RO"/>
        </w:rPr>
      </w:pPr>
    </w:p>
    <w:p w:rsidR="00995A87" w:rsidRDefault="00995A87" w:rsidP="00FC6B03">
      <w:pPr>
        <w:spacing w:before="0" w:after="0"/>
        <w:rPr>
          <w:noProof/>
          <w:lang w:val="ro-RO"/>
        </w:rPr>
      </w:pPr>
      <w:r>
        <w:rPr>
          <w:noProof/>
          <w:lang w:val="ro-RO"/>
        </w:rPr>
        <w:t xml:space="preserve">Utilizatorul CRM va repartiza manual target-urile „copil”. CRM va afisa notificari in cazul in care </w:t>
      </w:r>
      <w:r w:rsidR="00F60438">
        <w:rPr>
          <w:noProof/>
          <w:lang w:val="ro-RO"/>
        </w:rPr>
        <w:t xml:space="preserve">valorile agreagate ale target-urilor copil depasesc valorile specificate pe nivelul parinte. </w:t>
      </w:r>
    </w:p>
    <w:p w:rsidR="00304567" w:rsidRDefault="00304567" w:rsidP="00FC6B03">
      <w:pPr>
        <w:spacing w:before="0" w:after="0"/>
        <w:rPr>
          <w:noProof/>
          <w:lang w:val="ro-RO"/>
        </w:rPr>
      </w:pPr>
      <w:r>
        <w:rPr>
          <w:noProof/>
          <w:lang w:val="ro-RO"/>
        </w:rPr>
        <w:t>Campurile calculate vor fi „read-only”, fiind zilnic calculate in mod automat de CRM pe toate nivelurile.</w:t>
      </w:r>
    </w:p>
    <w:p w:rsidR="00A73509" w:rsidRDefault="00A73509" w:rsidP="00FC6B03">
      <w:pPr>
        <w:spacing w:before="0" w:after="0"/>
        <w:rPr>
          <w:noProof/>
          <w:lang w:val="ro-RO"/>
        </w:rPr>
      </w:pPr>
    </w:p>
    <w:p w:rsidR="00FC6B03" w:rsidRPr="007D2FFF" w:rsidRDefault="00FC6B03" w:rsidP="00FC6B03">
      <w:pPr>
        <w:pStyle w:val="Heading1"/>
        <w:rPr>
          <w:noProof/>
          <w:lang w:val="ro-RO"/>
        </w:rPr>
      </w:pPr>
      <w:bookmarkStart w:id="93" w:name="_Toc272757465"/>
      <w:bookmarkStart w:id="94" w:name="_Toc275250510"/>
      <w:r w:rsidRPr="007D2FFF">
        <w:rPr>
          <w:noProof/>
          <w:lang w:val="ro-RO"/>
        </w:rPr>
        <w:lastRenderedPageBreak/>
        <w:t>Rapoarte</w:t>
      </w:r>
      <w:bookmarkEnd w:id="93"/>
      <w:bookmarkEnd w:id="94"/>
      <w:r w:rsidRPr="007D2FFF">
        <w:rPr>
          <w:noProof/>
          <w:lang w:val="ro-RO"/>
        </w:rPr>
        <w:t xml:space="preserve"> </w:t>
      </w:r>
    </w:p>
    <w:p w:rsidR="00FC6B03" w:rsidRPr="007D2FFF" w:rsidRDefault="00FC6B03" w:rsidP="00FC6B03">
      <w:pPr>
        <w:rPr>
          <w:noProof/>
          <w:lang w:val="ro-RO"/>
        </w:rPr>
      </w:pPr>
    </w:p>
    <w:p w:rsidR="00FC6B03" w:rsidRDefault="00EC36AE" w:rsidP="00FC6B03">
      <w:pPr>
        <w:rPr>
          <w:noProof/>
          <w:lang w:val="ro-RO"/>
        </w:rPr>
      </w:pPr>
      <w:r>
        <w:rPr>
          <w:noProof/>
          <w:lang w:val="ro-RO"/>
        </w:rPr>
        <w:t>Urmatoarele tipuri de rapoarte se pot crea si accesa direct din CRM pentru a ajuta ASM in activitatea sa de zi cu zi.</w:t>
      </w:r>
    </w:p>
    <w:tbl>
      <w:tblPr>
        <w:tblW w:w="0" w:type="auto"/>
        <w:tblBorders>
          <w:top w:val="single" w:sz="8" w:space="0" w:color="C0504D"/>
          <w:left w:val="single" w:sz="8" w:space="0" w:color="C0504D"/>
          <w:bottom w:val="single" w:sz="8" w:space="0" w:color="C0504D"/>
          <w:right w:val="single" w:sz="8" w:space="0" w:color="C0504D"/>
        </w:tblBorders>
        <w:tblLayout w:type="fixed"/>
        <w:tblLook w:val="04A0"/>
      </w:tblPr>
      <w:tblGrid>
        <w:gridCol w:w="716"/>
        <w:gridCol w:w="3361"/>
        <w:gridCol w:w="5245"/>
      </w:tblGrid>
      <w:tr w:rsidR="00717F6D" w:rsidTr="0027698B">
        <w:tc>
          <w:tcPr>
            <w:tcW w:w="716" w:type="dxa"/>
            <w:shd w:val="clear" w:color="auto" w:fill="C0504D"/>
          </w:tcPr>
          <w:p w:rsidR="00717F6D" w:rsidRPr="003075DA" w:rsidRDefault="00717F6D" w:rsidP="0027698B">
            <w:pPr>
              <w:rPr>
                <w:b/>
                <w:bCs/>
                <w:color w:val="FFFFFF"/>
              </w:rPr>
            </w:pPr>
            <w:r w:rsidRPr="003075DA">
              <w:rPr>
                <w:b/>
                <w:bCs/>
                <w:color w:val="FFFFFF"/>
              </w:rPr>
              <w:t>Nr</w:t>
            </w:r>
          </w:p>
        </w:tc>
        <w:tc>
          <w:tcPr>
            <w:tcW w:w="3361" w:type="dxa"/>
            <w:shd w:val="clear" w:color="auto" w:fill="C0504D"/>
          </w:tcPr>
          <w:p w:rsidR="00717F6D" w:rsidRPr="003075DA" w:rsidRDefault="00717F6D" w:rsidP="0027698B">
            <w:pPr>
              <w:rPr>
                <w:b/>
                <w:bCs/>
                <w:color w:val="FFFFFF"/>
              </w:rPr>
            </w:pPr>
            <w:r w:rsidRPr="003075DA">
              <w:rPr>
                <w:b/>
                <w:bCs/>
                <w:color w:val="FFFFFF"/>
              </w:rPr>
              <w:t>Raport</w:t>
            </w:r>
          </w:p>
        </w:tc>
        <w:tc>
          <w:tcPr>
            <w:tcW w:w="5245" w:type="dxa"/>
            <w:shd w:val="clear" w:color="auto" w:fill="C0504D"/>
          </w:tcPr>
          <w:p w:rsidR="00717F6D" w:rsidRPr="003075DA" w:rsidRDefault="00717F6D" w:rsidP="0027698B">
            <w:pPr>
              <w:rPr>
                <w:b/>
                <w:bCs/>
                <w:color w:val="FFFFFF"/>
              </w:rPr>
            </w:pPr>
            <w:r>
              <w:rPr>
                <w:b/>
                <w:bCs/>
                <w:color w:val="FFFFFF"/>
              </w:rPr>
              <w:t>Observatii</w:t>
            </w:r>
          </w:p>
        </w:tc>
      </w:tr>
      <w:tr w:rsidR="00717F6D" w:rsidTr="0027698B">
        <w:tc>
          <w:tcPr>
            <w:tcW w:w="716" w:type="dxa"/>
            <w:tcBorders>
              <w:top w:val="single" w:sz="8" w:space="0" w:color="C0504D"/>
              <w:left w:val="single" w:sz="8" w:space="0" w:color="C0504D"/>
              <w:bottom w:val="single" w:sz="8" w:space="0" w:color="C0504D"/>
            </w:tcBorders>
          </w:tcPr>
          <w:p w:rsidR="00717F6D" w:rsidRPr="003075DA" w:rsidRDefault="00717F6D" w:rsidP="0027698B">
            <w:pPr>
              <w:pStyle w:val="ListParagraph"/>
              <w:numPr>
                <w:ilvl w:val="0"/>
                <w:numId w:val="39"/>
              </w:numPr>
              <w:spacing w:after="0" w:line="240" w:lineRule="auto"/>
              <w:rPr>
                <w:b/>
                <w:bCs/>
              </w:rPr>
            </w:pPr>
          </w:p>
        </w:tc>
        <w:tc>
          <w:tcPr>
            <w:tcW w:w="3361" w:type="dxa"/>
            <w:tcBorders>
              <w:top w:val="single" w:sz="8" w:space="0" w:color="C0504D"/>
              <w:bottom w:val="single" w:sz="8" w:space="0" w:color="C0504D"/>
            </w:tcBorders>
          </w:tcPr>
          <w:p w:rsidR="00717F6D" w:rsidRDefault="00717F6D" w:rsidP="0027698B">
            <w:r>
              <w:t>Cota prezenta in piata</w:t>
            </w:r>
          </w:p>
        </w:tc>
        <w:tc>
          <w:tcPr>
            <w:tcW w:w="5245" w:type="dxa"/>
            <w:tcBorders>
              <w:top w:val="single" w:sz="8" w:space="0" w:color="C0504D"/>
              <w:bottom w:val="single" w:sz="8" w:space="0" w:color="C0504D"/>
            </w:tcBorders>
          </w:tcPr>
          <w:p w:rsidR="00717F6D" w:rsidRDefault="00717F6D" w:rsidP="0027698B"/>
        </w:tc>
      </w:tr>
      <w:tr w:rsidR="00717F6D" w:rsidTr="0027698B">
        <w:tc>
          <w:tcPr>
            <w:tcW w:w="716" w:type="dxa"/>
          </w:tcPr>
          <w:p w:rsidR="00717F6D" w:rsidRPr="003075DA" w:rsidRDefault="00717F6D" w:rsidP="0027698B">
            <w:pPr>
              <w:pStyle w:val="ListParagraph"/>
              <w:numPr>
                <w:ilvl w:val="0"/>
                <w:numId w:val="39"/>
              </w:numPr>
              <w:spacing w:after="0" w:line="240" w:lineRule="auto"/>
              <w:rPr>
                <w:b/>
                <w:bCs/>
              </w:rPr>
            </w:pPr>
          </w:p>
        </w:tc>
        <w:tc>
          <w:tcPr>
            <w:tcW w:w="3361" w:type="dxa"/>
          </w:tcPr>
          <w:p w:rsidR="00717F6D" w:rsidRDefault="00717F6D" w:rsidP="0027698B">
            <w:r>
              <w:t>Cota de piata al produsului: Cat la suta este prezenta unui produs in total clienti existenti</w:t>
            </w:r>
          </w:p>
        </w:tc>
        <w:tc>
          <w:tcPr>
            <w:tcW w:w="5245" w:type="dxa"/>
          </w:tcPr>
          <w:p w:rsidR="00717F6D" w:rsidRDefault="00717F6D" w:rsidP="0027698B"/>
        </w:tc>
      </w:tr>
      <w:tr w:rsidR="00717F6D" w:rsidTr="0027698B">
        <w:tc>
          <w:tcPr>
            <w:tcW w:w="716" w:type="dxa"/>
            <w:tcBorders>
              <w:top w:val="single" w:sz="8" w:space="0" w:color="C0504D"/>
              <w:left w:val="single" w:sz="8" w:space="0" w:color="C0504D"/>
              <w:bottom w:val="single" w:sz="8" w:space="0" w:color="C0504D"/>
            </w:tcBorders>
          </w:tcPr>
          <w:p w:rsidR="00717F6D" w:rsidRPr="003075DA" w:rsidRDefault="00717F6D" w:rsidP="0027698B">
            <w:pPr>
              <w:pStyle w:val="ListParagraph"/>
              <w:numPr>
                <w:ilvl w:val="0"/>
                <w:numId w:val="39"/>
              </w:numPr>
              <w:spacing w:after="0" w:line="240" w:lineRule="auto"/>
              <w:rPr>
                <w:b/>
                <w:bCs/>
              </w:rPr>
            </w:pPr>
          </w:p>
        </w:tc>
        <w:tc>
          <w:tcPr>
            <w:tcW w:w="3361" w:type="dxa"/>
            <w:tcBorders>
              <w:top w:val="single" w:sz="8" w:space="0" w:color="C0504D"/>
              <w:bottom w:val="single" w:sz="8" w:space="0" w:color="C0504D"/>
            </w:tcBorders>
          </w:tcPr>
          <w:p w:rsidR="00717F6D" w:rsidRDefault="00717F6D" w:rsidP="0027698B">
            <w:r>
              <w:t>Numarul clientilor finali (si potentiali, care nu au produse boromir) de pe piata</w:t>
            </w:r>
          </w:p>
        </w:tc>
        <w:tc>
          <w:tcPr>
            <w:tcW w:w="5245" w:type="dxa"/>
            <w:tcBorders>
              <w:top w:val="single" w:sz="8" w:space="0" w:color="C0504D"/>
              <w:bottom w:val="single" w:sz="8" w:space="0" w:color="C0504D"/>
            </w:tcBorders>
          </w:tcPr>
          <w:p w:rsidR="00717F6D" w:rsidRDefault="00717F6D" w:rsidP="0027698B"/>
        </w:tc>
      </w:tr>
      <w:tr w:rsidR="00717F6D" w:rsidTr="0027698B">
        <w:tc>
          <w:tcPr>
            <w:tcW w:w="716" w:type="dxa"/>
          </w:tcPr>
          <w:p w:rsidR="00717F6D" w:rsidRPr="003075DA" w:rsidRDefault="00717F6D" w:rsidP="0027698B">
            <w:pPr>
              <w:pStyle w:val="ListParagraph"/>
              <w:numPr>
                <w:ilvl w:val="0"/>
                <w:numId w:val="39"/>
              </w:numPr>
              <w:spacing w:after="0" w:line="240" w:lineRule="auto"/>
              <w:rPr>
                <w:b/>
                <w:bCs/>
              </w:rPr>
            </w:pPr>
          </w:p>
        </w:tc>
        <w:tc>
          <w:tcPr>
            <w:tcW w:w="3361" w:type="dxa"/>
          </w:tcPr>
          <w:p w:rsidR="00717F6D" w:rsidRDefault="00717F6D" w:rsidP="0027698B">
            <w:r>
              <w:t>Numarul de clienti boromir de pe piata</w:t>
            </w:r>
          </w:p>
        </w:tc>
        <w:tc>
          <w:tcPr>
            <w:tcW w:w="5245" w:type="dxa"/>
          </w:tcPr>
          <w:p w:rsidR="00717F6D" w:rsidRDefault="00717F6D" w:rsidP="0027698B"/>
        </w:tc>
      </w:tr>
      <w:tr w:rsidR="00717F6D" w:rsidTr="0027698B">
        <w:tc>
          <w:tcPr>
            <w:tcW w:w="716" w:type="dxa"/>
            <w:tcBorders>
              <w:top w:val="single" w:sz="8" w:space="0" w:color="C0504D"/>
              <w:left w:val="single" w:sz="8" w:space="0" w:color="C0504D"/>
              <w:bottom w:val="single" w:sz="8" w:space="0" w:color="C0504D"/>
            </w:tcBorders>
          </w:tcPr>
          <w:p w:rsidR="00717F6D" w:rsidRPr="003075DA" w:rsidRDefault="00717F6D" w:rsidP="0027698B">
            <w:pPr>
              <w:pStyle w:val="ListParagraph"/>
              <w:numPr>
                <w:ilvl w:val="0"/>
                <w:numId w:val="39"/>
              </w:numPr>
              <w:spacing w:after="0" w:line="240" w:lineRule="auto"/>
              <w:rPr>
                <w:b/>
                <w:bCs/>
              </w:rPr>
            </w:pPr>
          </w:p>
        </w:tc>
        <w:tc>
          <w:tcPr>
            <w:tcW w:w="3361" w:type="dxa"/>
            <w:tcBorders>
              <w:top w:val="single" w:sz="8" w:space="0" w:color="C0504D"/>
              <w:bottom w:val="single" w:sz="8" w:space="0" w:color="C0504D"/>
            </w:tcBorders>
          </w:tcPr>
          <w:p w:rsidR="00717F6D" w:rsidRDefault="00717F6D" w:rsidP="0027698B">
            <w:r>
              <w:t>Total clienti vizitati intr-o perioada</w:t>
            </w:r>
          </w:p>
        </w:tc>
        <w:tc>
          <w:tcPr>
            <w:tcW w:w="5245" w:type="dxa"/>
            <w:tcBorders>
              <w:top w:val="single" w:sz="8" w:space="0" w:color="C0504D"/>
              <w:bottom w:val="single" w:sz="8" w:space="0" w:color="C0504D"/>
            </w:tcBorders>
          </w:tcPr>
          <w:p w:rsidR="00717F6D" w:rsidRDefault="00717F6D" w:rsidP="0027698B"/>
        </w:tc>
      </w:tr>
      <w:tr w:rsidR="00717F6D" w:rsidTr="0027698B">
        <w:tc>
          <w:tcPr>
            <w:tcW w:w="716" w:type="dxa"/>
          </w:tcPr>
          <w:p w:rsidR="00717F6D" w:rsidRPr="003075DA" w:rsidRDefault="00717F6D" w:rsidP="0027698B">
            <w:pPr>
              <w:pStyle w:val="ListParagraph"/>
              <w:numPr>
                <w:ilvl w:val="0"/>
                <w:numId w:val="39"/>
              </w:numPr>
              <w:spacing w:after="0" w:line="240" w:lineRule="auto"/>
              <w:rPr>
                <w:b/>
                <w:bCs/>
              </w:rPr>
            </w:pPr>
          </w:p>
        </w:tc>
        <w:tc>
          <w:tcPr>
            <w:tcW w:w="3361" w:type="dxa"/>
          </w:tcPr>
          <w:p w:rsidR="00717F6D" w:rsidRDefault="00717F6D" w:rsidP="0027698B">
            <w:r>
              <w:t>Analize de produse si categorii produse pe segmente de clienti finali</w:t>
            </w:r>
          </w:p>
        </w:tc>
        <w:tc>
          <w:tcPr>
            <w:tcW w:w="5245" w:type="dxa"/>
          </w:tcPr>
          <w:p w:rsidR="00717F6D" w:rsidRDefault="00717F6D" w:rsidP="0027698B"/>
        </w:tc>
      </w:tr>
      <w:tr w:rsidR="00717F6D" w:rsidTr="0027698B">
        <w:tc>
          <w:tcPr>
            <w:tcW w:w="716" w:type="dxa"/>
            <w:tcBorders>
              <w:top w:val="single" w:sz="8" w:space="0" w:color="C0504D"/>
              <w:left w:val="single" w:sz="8" w:space="0" w:color="C0504D"/>
              <w:bottom w:val="single" w:sz="8" w:space="0" w:color="C0504D"/>
            </w:tcBorders>
          </w:tcPr>
          <w:p w:rsidR="00717F6D" w:rsidRPr="003075DA" w:rsidRDefault="00717F6D" w:rsidP="0027698B">
            <w:pPr>
              <w:pStyle w:val="ListParagraph"/>
              <w:numPr>
                <w:ilvl w:val="0"/>
                <w:numId w:val="39"/>
              </w:numPr>
              <w:spacing w:after="0" w:line="240" w:lineRule="auto"/>
              <w:rPr>
                <w:b/>
                <w:bCs/>
              </w:rPr>
            </w:pPr>
          </w:p>
        </w:tc>
        <w:tc>
          <w:tcPr>
            <w:tcW w:w="3361" w:type="dxa"/>
            <w:tcBorders>
              <w:top w:val="single" w:sz="8" w:space="0" w:color="C0504D"/>
              <w:bottom w:val="single" w:sz="8" w:space="0" w:color="C0504D"/>
            </w:tcBorders>
          </w:tcPr>
          <w:p w:rsidR="00717F6D" w:rsidRDefault="00717F6D" w:rsidP="0027698B">
            <w:r>
              <w:t>Raport Distribuitie produse</w:t>
            </w:r>
          </w:p>
        </w:tc>
        <w:tc>
          <w:tcPr>
            <w:tcW w:w="5245" w:type="dxa"/>
            <w:tcBorders>
              <w:top w:val="single" w:sz="8" w:space="0" w:color="C0504D"/>
              <w:bottom w:val="single" w:sz="8" w:space="0" w:color="C0504D"/>
            </w:tcBorders>
          </w:tcPr>
          <w:p w:rsidR="00717F6D" w:rsidRDefault="00717F6D" w:rsidP="0027698B"/>
        </w:tc>
      </w:tr>
      <w:tr w:rsidR="00717F6D" w:rsidTr="0027698B">
        <w:tc>
          <w:tcPr>
            <w:tcW w:w="716" w:type="dxa"/>
          </w:tcPr>
          <w:p w:rsidR="00717F6D" w:rsidRPr="003075DA" w:rsidRDefault="00717F6D" w:rsidP="0027698B">
            <w:pPr>
              <w:pStyle w:val="ListParagraph"/>
              <w:numPr>
                <w:ilvl w:val="0"/>
                <w:numId w:val="39"/>
              </w:numPr>
              <w:spacing w:after="0" w:line="240" w:lineRule="auto"/>
              <w:rPr>
                <w:b/>
                <w:bCs/>
              </w:rPr>
            </w:pPr>
          </w:p>
        </w:tc>
        <w:tc>
          <w:tcPr>
            <w:tcW w:w="3361" w:type="dxa"/>
          </w:tcPr>
          <w:p w:rsidR="00717F6D" w:rsidRDefault="00717F6D" w:rsidP="0027698B">
            <w:r>
              <w:t>Cate produse are un anume tip de client boromir</w:t>
            </w:r>
          </w:p>
        </w:tc>
        <w:tc>
          <w:tcPr>
            <w:tcW w:w="5245" w:type="dxa"/>
          </w:tcPr>
          <w:p w:rsidR="00717F6D" w:rsidRDefault="00717F6D" w:rsidP="0027698B"/>
        </w:tc>
      </w:tr>
      <w:tr w:rsidR="00717F6D" w:rsidTr="0027698B">
        <w:tc>
          <w:tcPr>
            <w:tcW w:w="716" w:type="dxa"/>
            <w:tcBorders>
              <w:top w:val="single" w:sz="8" w:space="0" w:color="C0504D"/>
              <w:left w:val="single" w:sz="8" w:space="0" w:color="C0504D"/>
              <w:bottom w:val="single" w:sz="8" w:space="0" w:color="C0504D"/>
            </w:tcBorders>
          </w:tcPr>
          <w:p w:rsidR="00717F6D" w:rsidRPr="003075DA" w:rsidRDefault="00717F6D" w:rsidP="0027698B">
            <w:pPr>
              <w:pStyle w:val="ListParagraph"/>
              <w:numPr>
                <w:ilvl w:val="0"/>
                <w:numId w:val="39"/>
              </w:numPr>
              <w:spacing w:after="0" w:line="240" w:lineRule="auto"/>
              <w:rPr>
                <w:b/>
                <w:bCs/>
              </w:rPr>
            </w:pPr>
          </w:p>
        </w:tc>
        <w:tc>
          <w:tcPr>
            <w:tcW w:w="3361" w:type="dxa"/>
            <w:tcBorders>
              <w:top w:val="single" w:sz="8" w:space="0" w:color="C0504D"/>
              <w:bottom w:val="single" w:sz="8" w:space="0" w:color="C0504D"/>
            </w:tcBorders>
          </w:tcPr>
          <w:p w:rsidR="00717F6D" w:rsidRDefault="00717F6D" w:rsidP="0027698B">
            <w:pPr>
              <w:spacing w:after="0"/>
            </w:pPr>
            <w:r>
              <w:t xml:space="preserve">Statistici prezenta la raft </w:t>
            </w:r>
          </w:p>
        </w:tc>
        <w:tc>
          <w:tcPr>
            <w:tcW w:w="5245" w:type="dxa"/>
            <w:tcBorders>
              <w:top w:val="single" w:sz="8" w:space="0" w:color="C0504D"/>
              <w:bottom w:val="single" w:sz="8" w:space="0" w:color="C0504D"/>
            </w:tcBorders>
          </w:tcPr>
          <w:p w:rsidR="00717F6D" w:rsidRDefault="00717F6D" w:rsidP="0027698B">
            <w:r>
              <w:t>perioada/agent/judete/grupe de produse/toate cele 3 companii Boromir</w:t>
            </w:r>
          </w:p>
        </w:tc>
      </w:tr>
      <w:tr w:rsidR="00717F6D" w:rsidTr="0027698B">
        <w:tc>
          <w:tcPr>
            <w:tcW w:w="716" w:type="dxa"/>
          </w:tcPr>
          <w:p w:rsidR="00717F6D" w:rsidRPr="003075DA" w:rsidRDefault="00717F6D" w:rsidP="0027698B">
            <w:pPr>
              <w:pStyle w:val="ListParagraph"/>
              <w:numPr>
                <w:ilvl w:val="0"/>
                <w:numId w:val="39"/>
              </w:numPr>
              <w:spacing w:after="0" w:line="240" w:lineRule="auto"/>
              <w:rPr>
                <w:b/>
                <w:bCs/>
              </w:rPr>
            </w:pPr>
          </w:p>
        </w:tc>
        <w:tc>
          <w:tcPr>
            <w:tcW w:w="3361" w:type="dxa"/>
          </w:tcPr>
          <w:p w:rsidR="00717F6D" w:rsidRDefault="00717F6D" w:rsidP="0027698B">
            <w:pPr>
              <w:spacing w:after="0"/>
            </w:pPr>
            <w:r>
              <w:t>Statistici comenzi preluate de agenti</w:t>
            </w:r>
          </w:p>
        </w:tc>
        <w:tc>
          <w:tcPr>
            <w:tcW w:w="5245" w:type="dxa"/>
          </w:tcPr>
          <w:p w:rsidR="00717F6D" w:rsidRDefault="00717F6D" w:rsidP="0027698B">
            <w:r>
              <w:t>perioada/agent/judete/grupe de produse/toate cele 3 companii Boromir</w:t>
            </w:r>
          </w:p>
        </w:tc>
      </w:tr>
      <w:tr w:rsidR="00717F6D" w:rsidTr="0027698B">
        <w:tc>
          <w:tcPr>
            <w:tcW w:w="716" w:type="dxa"/>
            <w:tcBorders>
              <w:top w:val="single" w:sz="8" w:space="0" w:color="C0504D"/>
              <w:left w:val="single" w:sz="8" w:space="0" w:color="C0504D"/>
              <w:bottom w:val="single" w:sz="8" w:space="0" w:color="C0504D"/>
            </w:tcBorders>
          </w:tcPr>
          <w:p w:rsidR="00717F6D" w:rsidRPr="003075DA" w:rsidRDefault="00717F6D" w:rsidP="0027698B">
            <w:pPr>
              <w:pStyle w:val="ListParagraph"/>
              <w:numPr>
                <w:ilvl w:val="0"/>
                <w:numId w:val="39"/>
              </w:numPr>
              <w:spacing w:after="0" w:line="240" w:lineRule="auto"/>
              <w:rPr>
                <w:b/>
                <w:bCs/>
              </w:rPr>
            </w:pPr>
          </w:p>
        </w:tc>
        <w:tc>
          <w:tcPr>
            <w:tcW w:w="3361" w:type="dxa"/>
            <w:tcBorders>
              <w:top w:val="single" w:sz="8" w:space="0" w:color="C0504D"/>
              <w:bottom w:val="single" w:sz="8" w:space="0" w:color="C0504D"/>
            </w:tcBorders>
          </w:tcPr>
          <w:p w:rsidR="00717F6D" w:rsidRDefault="00717F6D" w:rsidP="0027698B">
            <w:r>
              <w:t>Analiza vanzari cuantificari</w:t>
            </w:r>
          </w:p>
        </w:tc>
        <w:tc>
          <w:tcPr>
            <w:tcW w:w="5245" w:type="dxa"/>
            <w:tcBorders>
              <w:top w:val="single" w:sz="8" w:space="0" w:color="C0504D"/>
              <w:bottom w:val="single" w:sz="8" w:space="0" w:color="C0504D"/>
            </w:tcBorders>
          </w:tcPr>
          <w:p w:rsidR="00717F6D" w:rsidRDefault="00717F6D" w:rsidP="0027698B"/>
        </w:tc>
      </w:tr>
      <w:tr w:rsidR="00717F6D" w:rsidTr="0027698B">
        <w:tc>
          <w:tcPr>
            <w:tcW w:w="716" w:type="dxa"/>
          </w:tcPr>
          <w:p w:rsidR="00717F6D" w:rsidRPr="003075DA" w:rsidRDefault="00717F6D" w:rsidP="0027698B">
            <w:pPr>
              <w:pStyle w:val="ListParagraph"/>
              <w:numPr>
                <w:ilvl w:val="0"/>
                <w:numId w:val="39"/>
              </w:numPr>
              <w:spacing w:after="0" w:line="240" w:lineRule="auto"/>
              <w:rPr>
                <w:b/>
                <w:bCs/>
              </w:rPr>
            </w:pPr>
          </w:p>
        </w:tc>
        <w:tc>
          <w:tcPr>
            <w:tcW w:w="3361" w:type="dxa"/>
          </w:tcPr>
          <w:p w:rsidR="00717F6D" w:rsidRDefault="00717F6D" w:rsidP="0027698B">
            <w:pPr>
              <w:spacing w:after="0"/>
            </w:pPr>
            <w:r>
              <w:t>Analiza vanzari vs. Incasari</w:t>
            </w:r>
          </w:p>
        </w:tc>
        <w:tc>
          <w:tcPr>
            <w:tcW w:w="5245" w:type="dxa"/>
          </w:tcPr>
          <w:p w:rsidR="00717F6D" w:rsidRDefault="00717F6D" w:rsidP="0027698B"/>
        </w:tc>
      </w:tr>
      <w:tr w:rsidR="00717F6D" w:rsidTr="0027698B">
        <w:tc>
          <w:tcPr>
            <w:tcW w:w="716" w:type="dxa"/>
            <w:tcBorders>
              <w:top w:val="single" w:sz="8" w:space="0" w:color="C0504D"/>
              <w:left w:val="single" w:sz="8" w:space="0" w:color="C0504D"/>
              <w:bottom w:val="single" w:sz="8" w:space="0" w:color="C0504D"/>
            </w:tcBorders>
          </w:tcPr>
          <w:p w:rsidR="00717F6D" w:rsidRPr="003075DA" w:rsidRDefault="00717F6D" w:rsidP="0027698B">
            <w:pPr>
              <w:pStyle w:val="ListParagraph"/>
              <w:numPr>
                <w:ilvl w:val="0"/>
                <w:numId w:val="39"/>
              </w:numPr>
              <w:spacing w:after="0" w:line="240" w:lineRule="auto"/>
              <w:rPr>
                <w:b/>
                <w:bCs/>
              </w:rPr>
            </w:pPr>
          </w:p>
        </w:tc>
        <w:tc>
          <w:tcPr>
            <w:tcW w:w="3361" w:type="dxa"/>
            <w:tcBorders>
              <w:top w:val="single" w:sz="8" w:space="0" w:color="C0504D"/>
              <w:bottom w:val="single" w:sz="8" w:space="0" w:color="C0504D"/>
            </w:tcBorders>
          </w:tcPr>
          <w:p w:rsidR="00717F6D" w:rsidRDefault="00717F6D" w:rsidP="0027698B">
            <w:r>
              <w:t>Target vs. Realizat</w:t>
            </w:r>
          </w:p>
        </w:tc>
        <w:tc>
          <w:tcPr>
            <w:tcW w:w="5245" w:type="dxa"/>
            <w:tcBorders>
              <w:top w:val="single" w:sz="8" w:space="0" w:color="C0504D"/>
              <w:bottom w:val="single" w:sz="8" w:space="0" w:color="C0504D"/>
            </w:tcBorders>
          </w:tcPr>
          <w:p w:rsidR="00717F6D" w:rsidRDefault="00717F6D" w:rsidP="0027698B"/>
        </w:tc>
      </w:tr>
    </w:tbl>
    <w:p w:rsidR="00717F6D" w:rsidRDefault="00717F6D" w:rsidP="00FC6B03">
      <w:pPr>
        <w:rPr>
          <w:noProof/>
          <w:lang w:val="ro-RO"/>
        </w:rPr>
      </w:pPr>
    </w:p>
    <w:p w:rsidR="00A00F86" w:rsidRDefault="00A00F86" w:rsidP="00FC6B03">
      <w:pPr>
        <w:rPr>
          <w:noProof/>
          <w:lang w:val="ro-RO"/>
        </w:rPr>
      </w:pPr>
      <w:r>
        <w:rPr>
          <w:noProof/>
          <w:lang w:val="ro-RO"/>
        </w:rPr>
        <w:t>Din acestea echipa Matricia impreuna cu echipa Boromir va realiza urmatorul set de rapoarte.</w:t>
      </w:r>
      <w:r w:rsidR="008F3167">
        <w:rPr>
          <w:noProof/>
          <w:lang w:val="ro-RO"/>
        </w:rPr>
        <w:t xml:space="preserve"> Restul rapoartelor din lista si eventuale alte cerinte de raportare se vor putea realiza intern.</w:t>
      </w:r>
    </w:p>
    <w:tbl>
      <w:tblPr>
        <w:tblW w:w="0" w:type="auto"/>
        <w:tblBorders>
          <w:top w:val="single" w:sz="8" w:space="0" w:color="C0504D"/>
          <w:left w:val="single" w:sz="8" w:space="0" w:color="C0504D"/>
          <w:bottom w:val="single" w:sz="8" w:space="0" w:color="C0504D"/>
          <w:right w:val="single" w:sz="8" w:space="0" w:color="C0504D"/>
        </w:tblBorders>
        <w:tblLayout w:type="fixed"/>
        <w:tblLook w:val="04A0"/>
      </w:tblPr>
      <w:tblGrid>
        <w:gridCol w:w="716"/>
        <w:gridCol w:w="3361"/>
        <w:gridCol w:w="5245"/>
      </w:tblGrid>
      <w:tr w:rsidR="00717F6D" w:rsidTr="0027698B">
        <w:tc>
          <w:tcPr>
            <w:tcW w:w="716" w:type="dxa"/>
            <w:shd w:val="clear" w:color="auto" w:fill="C0504D"/>
          </w:tcPr>
          <w:p w:rsidR="00717F6D" w:rsidRPr="003075DA" w:rsidRDefault="00717F6D" w:rsidP="0027698B">
            <w:pPr>
              <w:rPr>
                <w:b/>
                <w:bCs/>
                <w:color w:val="FFFFFF"/>
              </w:rPr>
            </w:pPr>
            <w:r w:rsidRPr="003075DA">
              <w:rPr>
                <w:b/>
                <w:bCs/>
                <w:color w:val="FFFFFF"/>
              </w:rPr>
              <w:t>Nr</w:t>
            </w:r>
          </w:p>
        </w:tc>
        <w:tc>
          <w:tcPr>
            <w:tcW w:w="3361" w:type="dxa"/>
            <w:shd w:val="clear" w:color="auto" w:fill="C0504D"/>
          </w:tcPr>
          <w:p w:rsidR="00717F6D" w:rsidRPr="003075DA" w:rsidRDefault="00717F6D" w:rsidP="0027698B">
            <w:pPr>
              <w:rPr>
                <w:b/>
                <w:bCs/>
                <w:color w:val="FFFFFF"/>
              </w:rPr>
            </w:pPr>
            <w:r w:rsidRPr="003075DA">
              <w:rPr>
                <w:b/>
                <w:bCs/>
                <w:color w:val="FFFFFF"/>
              </w:rPr>
              <w:t>Raport</w:t>
            </w:r>
          </w:p>
        </w:tc>
        <w:tc>
          <w:tcPr>
            <w:tcW w:w="5245" w:type="dxa"/>
            <w:shd w:val="clear" w:color="auto" w:fill="C0504D"/>
          </w:tcPr>
          <w:p w:rsidR="00717F6D" w:rsidRPr="003075DA" w:rsidRDefault="00717F6D" w:rsidP="0027698B">
            <w:pPr>
              <w:rPr>
                <w:b/>
                <w:bCs/>
                <w:color w:val="FFFFFF"/>
              </w:rPr>
            </w:pPr>
            <w:r>
              <w:rPr>
                <w:b/>
                <w:bCs/>
                <w:color w:val="FFFFFF"/>
              </w:rPr>
              <w:t>Observatii</w:t>
            </w:r>
          </w:p>
        </w:tc>
      </w:tr>
      <w:tr w:rsidR="00717F6D" w:rsidTr="0027698B">
        <w:tc>
          <w:tcPr>
            <w:tcW w:w="716" w:type="dxa"/>
            <w:tcBorders>
              <w:top w:val="single" w:sz="8" w:space="0" w:color="C0504D"/>
              <w:left w:val="single" w:sz="8" w:space="0" w:color="C0504D"/>
              <w:bottom w:val="single" w:sz="8" w:space="0" w:color="C0504D"/>
            </w:tcBorders>
          </w:tcPr>
          <w:p w:rsidR="00717F6D" w:rsidRPr="003075DA" w:rsidRDefault="00717F6D" w:rsidP="00717F6D">
            <w:pPr>
              <w:pStyle w:val="ListParagraph"/>
              <w:numPr>
                <w:ilvl w:val="0"/>
                <w:numId w:val="40"/>
              </w:numPr>
              <w:spacing w:after="0" w:line="240" w:lineRule="auto"/>
              <w:rPr>
                <w:b/>
                <w:bCs/>
              </w:rPr>
            </w:pPr>
          </w:p>
        </w:tc>
        <w:tc>
          <w:tcPr>
            <w:tcW w:w="3361" w:type="dxa"/>
            <w:tcBorders>
              <w:top w:val="single" w:sz="8" w:space="0" w:color="C0504D"/>
              <w:bottom w:val="single" w:sz="8" w:space="0" w:color="C0504D"/>
            </w:tcBorders>
          </w:tcPr>
          <w:p w:rsidR="00717F6D" w:rsidRDefault="00717F6D" w:rsidP="0027698B">
            <w:r>
              <w:t>Numarul clientilor finali (si potentiali, care nu au produse boromir) de pe piata.</w:t>
            </w:r>
          </w:p>
        </w:tc>
        <w:tc>
          <w:tcPr>
            <w:tcW w:w="5245" w:type="dxa"/>
            <w:tcBorders>
              <w:top w:val="single" w:sz="8" w:space="0" w:color="C0504D"/>
              <w:bottom w:val="single" w:sz="8" w:space="0" w:color="C0504D"/>
            </w:tcBorders>
          </w:tcPr>
          <w:p w:rsidR="00717F6D" w:rsidRDefault="00717F6D" w:rsidP="0027698B"/>
        </w:tc>
      </w:tr>
      <w:tr w:rsidR="00717F6D" w:rsidTr="0027698B">
        <w:tc>
          <w:tcPr>
            <w:tcW w:w="716" w:type="dxa"/>
          </w:tcPr>
          <w:p w:rsidR="00717F6D" w:rsidRPr="003075DA" w:rsidRDefault="00717F6D" w:rsidP="00717F6D">
            <w:pPr>
              <w:pStyle w:val="ListParagraph"/>
              <w:numPr>
                <w:ilvl w:val="0"/>
                <w:numId w:val="40"/>
              </w:numPr>
              <w:spacing w:after="0" w:line="240" w:lineRule="auto"/>
              <w:rPr>
                <w:b/>
                <w:bCs/>
              </w:rPr>
            </w:pPr>
          </w:p>
        </w:tc>
        <w:tc>
          <w:tcPr>
            <w:tcW w:w="3361" w:type="dxa"/>
          </w:tcPr>
          <w:p w:rsidR="00717F6D" w:rsidRDefault="00717F6D" w:rsidP="0027698B">
            <w:r>
              <w:t>Analize de produse si categorii produse pe segmente de clienti finali</w:t>
            </w:r>
          </w:p>
        </w:tc>
        <w:tc>
          <w:tcPr>
            <w:tcW w:w="5245" w:type="dxa"/>
          </w:tcPr>
          <w:p w:rsidR="00717F6D" w:rsidRDefault="00717F6D" w:rsidP="0027698B"/>
        </w:tc>
      </w:tr>
      <w:tr w:rsidR="00717F6D" w:rsidTr="0027698B">
        <w:tc>
          <w:tcPr>
            <w:tcW w:w="716" w:type="dxa"/>
            <w:tcBorders>
              <w:top w:val="single" w:sz="8" w:space="0" w:color="C0504D"/>
              <w:left w:val="single" w:sz="8" w:space="0" w:color="C0504D"/>
              <w:bottom w:val="single" w:sz="8" w:space="0" w:color="C0504D"/>
            </w:tcBorders>
          </w:tcPr>
          <w:p w:rsidR="00717F6D" w:rsidRPr="003075DA" w:rsidRDefault="00717F6D" w:rsidP="00717F6D">
            <w:pPr>
              <w:pStyle w:val="ListParagraph"/>
              <w:numPr>
                <w:ilvl w:val="0"/>
                <w:numId w:val="40"/>
              </w:numPr>
              <w:spacing w:after="0" w:line="240" w:lineRule="auto"/>
              <w:rPr>
                <w:b/>
                <w:bCs/>
              </w:rPr>
            </w:pPr>
          </w:p>
        </w:tc>
        <w:tc>
          <w:tcPr>
            <w:tcW w:w="3361" w:type="dxa"/>
            <w:tcBorders>
              <w:top w:val="single" w:sz="8" w:space="0" w:color="C0504D"/>
              <w:bottom w:val="single" w:sz="8" w:space="0" w:color="C0504D"/>
            </w:tcBorders>
          </w:tcPr>
          <w:p w:rsidR="00717F6D" w:rsidRDefault="00717F6D" w:rsidP="0027698B">
            <w:pPr>
              <w:spacing w:after="0"/>
            </w:pPr>
            <w:r>
              <w:t xml:space="preserve">Statistici prezenta la raft </w:t>
            </w:r>
          </w:p>
        </w:tc>
        <w:tc>
          <w:tcPr>
            <w:tcW w:w="5245" w:type="dxa"/>
            <w:tcBorders>
              <w:top w:val="single" w:sz="8" w:space="0" w:color="C0504D"/>
              <w:bottom w:val="single" w:sz="8" w:space="0" w:color="C0504D"/>
            </w:tcBorders>
          </w:tcPr>
          <w:p w:rsidR="00717F6D" w:rsidRDefault="00717F6D" w:rsidP="0027698B">
            <w:r>
              <w:t>perioada/agent/judete/grupe de produse/toate cele 3 companii Boromir</w:t>
            </w:r>
          </w:p>
        </w:tc>
      </w:tr>
      <w:tr w:rsidR="00717F6D" w:rsidTr="0027698B">
        <w:tc>
          <w:tcPr>
            <w:tcW w:w="716" w:type="dxa"/>
          </w:tcPr>
          <w:p w:rsidR="00717F6D" w:rsidRPr="003075DA" w:rsidRDefault="00717F6D" w:rsidP="00717F6D">
            <w:pPr>
              <w:pStyle w:val="ListParagraph"/>
              <w:numPr>
                <w:ilvl w:val="0"/>
                <w:numId w:val="40"/>
              </w:numPr>
              <w:spacing w:after="0" w:line="240" w:lineRule="auto"/>
              <w:rPr>
                <w:b/>
                <w:bCs/>
              </w:rPr>
            </w:pPr>
          </w:p>
        </w:tc>
        <w:tc>
          <w:tcPr>
            <w:tcW w:w="3361" w:type="dxa"/>
          </w:tcPr>
          <w:p w:rsidR="00717F6D" w:rsidRDefault="00717F6D" w:rsidP="0027698B">
            <w:pPr>
              <w:spacing w:after="0"/>
            </w:pPr>
            <w:r>
              <w:t>Statistici comenzi preluate de agenti</w:t>
            </w:r>
          </w:p>
        </w:tc>
        <w:tc>
          <w:tcPr>
            <w:tcW w:w="5245" w:type="dxa"/>
          </w:tcPr>
          <w:p w:rsidR="00717F6D" w:rsidRDefault="00717F6D" w:rsidP="0027698B">
            <w:r>
              <w:t>perioada/agent/judete/grupe de produse/toate cele 3 companii Boromir</w:t>
            </w:r>
          </w:p>
        </w:tc>
      </w:tr>
      <w:tr w:rsidR="00717F6D" w:rsidTr="0027698B">
        <w:tc>
          <w:tcPr>
            <w:tcW w:w="716" w:type="dxa"/>
            <w:tcBorders>
              <w:top w:val="single" w:sz="8" w:space="0" w:color="C0504D"/>
              <w:left w:val="single" w:sz="8" w:space="0" w:color="C0504D"/>
              <w:bottom w:val="single" w:sz="8" w:space="0" w:color="C0504D"/>
            </w:tcBorders>
          </w:tcPr>
          <w:p w:rsidR="00717F6D" w:rsidRPr="003075DA" w:rsidRDefault="00717F6D" w:rsidP="00717F6D">
            <w:pPr>
              <w:pStyle w:val="ListParagraph"/>
              <w:numPr>
                <w:ilvl w:val="0"/>
                <w:numId w:val="40"/>
              </w:numPr>
              <w:spacing w:after="0" w:line="240" w:lineRule="auto"/>
              <w:rPr>
                <w:b/>
                <w:bCs/>
              </w:rPr>
            </w:pPr>
          </w:p>
        </w:tc>
        <w:tc>
          <w:tcPr>
            <w:tcW w:w="3361" w:type="dxa"/>
            <w:tcBorders>
              <w:top w:val="single" w:sz="8" w:space="0" w:color="C0504D"/>
              <w:bottom w:val="single" w:sz="8" w:space="0" w:color="C0504D"/>
            </w:tcBorders>
          </w:tcPr>
          <w:p w:rsidR="00717F6D" w:rsidRDefault="00717F6D" w:rsidP="0027698B">
            <w:r>
              <w:t>Analiza vanzari cuantificari</w:t>
            </w:r>
          </w:p>
        </w:tc>
        <w:tc>
          <w:tcPr>
            <w:tcW w:w="5245" w:type="dxa"/>
            <w:tcBorders>
              <w:top w:val="single" w:sz="8" w:space="0" w:color="C0504D"/>
              <w:bottom w:val="single" w:sz="8" w:space="0" w:color="C0504D"/>
            </w:tcBorders>
          </w:tcPr>
          <w:p w:rsidR="00717F6D" w:rsidRDefault="00717F6D" w:rsidP="0027698B"/>
        </w:tc>
      </w:tr>
      <w:tr w:rsidR="00717F6D" w:rsidTr="0027698B">
        <w:tc>
          <w:tcPr>
            <w:tcW w:w="716" w:type="dxa"/>
            <w:tcBorders>
              <w:top w:val="single" w:sz="8" w:space="0" w:color="C0504D"/>
              <w:left w:val="single" w:sz="8" w:space="0" w:color="C0504D"/>
              <w:bottom w:val="single" w:sz="8" w:space="0" w:color="C0504D"/>
            </w:tcBorders>
          </w:tcPr>
          <w:p w:rsidR="00717F6D" w:rsidRPr="003075DA" w:rsidRDefault="00717F6D" w:rsidP="00717F6D">
            <w:pPr>
              <w:pStyle w:val="ListParagraph"/>
              <w:numPr>
                <w:ilvl w:val="0"/>
                <w:numId w:val="40"/>
              </w:numPr>
              <w:spacing w:after="0" w:line="240" w:lineRule="auto"/>
              <w:rPr>
                <w:b/>
                <w:bCs/>
              </w:rPr>
            </w:pPr>
          </w:p>
        </w:tc>
        <w:tc>
          <w:tcPr>
            <w:tcW w:w="3361" w:type="dxa"/>
            <w:tcBorders>
              <w:top w:val="single" w:sz="8" w:space="0" w:color="C0504D"/>
              <w:bottom w:val="single" w:sz="8" w:space="0" w:color="C0504D"/>
            </w:tcBorders>
          </w:tcPr>
          <w:p w:rsidR="00717F6D" w:rsidRDefault="00717F6D" w:rsidP="0027698B">
            <w:r>
              <w:t>Target vs. Realizat</w:t>
            </w:r>
          </w:p>
        </w:tc>
        <w:tc>
          <w:tcPr>
            <w:tcW w:w="5245" w:type="dxa"/>
            <w:tcBorders>
              <w:top w:val="single" w:sz="8" w:space="0" w:color="C0504D"/>
              <w:bottom w:val="single" w:sz="8" w:space="0" w:color="C0504D"/>
            </w:tcBorders>
          </w:tcPr>
          <w:p w:rsidR="00717F6D" w:rsidRDefault="00717F6D" w:rsidP="0027698B"/>
        </w:tc>
      </w:tr>
    </w:tbl>
    <w:p w:rsidR="00FC6B03" w:rsidRPr="007D2FFF" w:rsidRDefault="00FC6B03" w:rsidP="00FC6B03">
      <w:pPr>
        <w:pStyle w:val="Heading1"/>
        <w:rPr>
          <w:noProof/>
          <w:lang w:val="ro-RO"/>
        </w:rPr>
      </w:pPr>
      <w:bookmarkStart w:id="95" w:name="_Toc272757466"/>
      <w:bookmarkStart w:id="96" w:name="_Toc275250511"/>
      <w:r w:rsidRPr="007D2FFF">
        <w:rPr>
          <w:noProof/>
          <w:lang w:val="ro-RO"/>
        </w:rPr>
        <w:lastRenderedPageBreak/>
        <w:t>Nivele si drepturi de acces</w:t>
      </w:r>
      <w:bookmarkEnd w:id="95"/>
      <w:bookmarkEnd w:id="96"/>
    </w:p>
    <w:p w:rsidR="00FC6B03" w:rsidRDefault="00FC6B03" w:rsidP="00FC6B03">
      <w:pPr>
        <w:rPr>
          <w:noProof/>
          <w:lang w:val="ro-RO"/>
        </w:rPr>
      </w:pPr>
    </w:p>
    <w:p w:rsidR="00A33260" w:rsidRDefault="00A33260" w:rsidP="00A33260">
      <w:pPr>
        <w:pStyle w:val="Heading2"/>
        <w:rPr>
          <w:noProof/>
          <w:lang w:val="ro-RO"/>
        </w:rPr>
      </w:pPr>
      <w:bookmarkStart w:id="97" w:name="_Toc275250512"/>
      <w:r>
        <w:rPr>
          <w:noProof/>
          <w:lang w:val="ro-RO"/>
        </w:rPr>
        <w:t>Reguli de acces la date</w:t>
      </w:r>
      <w:bookmarkEnd w:id="97"/>
    </w:p>
    <w:p w:rsidR="00A33260" w:rsidRDefault="00A33260" w:rsidP="00A33260">
      <w:pPr>
        <w:rPr>
          <w:lang w:val="ro-RO"/>
        </w:rPr>
      </w:pPr>
    </w:p>
    <w:p w:rsidR="00A33260" w:rsidRDefault="00A33260" w:rsidP="00A33260">
      <w:pPr>
        <w:rPr>
          <w:lang w:val="ro-RO"/>
        </w:rPr>
      </w:pPr>
      <w:r>
        <w:rPr>
          <w:lang w:val="ro-RO"/>
        </w:rPr>
        <w:t>In functie de ierarhia fortei de vanzare in CRM se va defini o structura ierarhica de teritorii precum si o structura ierarhica de divizii si categorii de produs.</w:t>
      </w:r>
    </w:p>
    <w:p w:rsidR="00A33260" w:rsidRDefault="00A33260" w:rsidP="00A33260">
      <w:pPr>
        <w:rPr>
          <w:lang w:val="ro-RO"/>
        </w:rPr>
      </w:pPr>
      <w:r>
        <w:rPr>
          <w:lang w:val="ro-RO"/>
        </w:rPr>
        <w:t xml:space="preserve">Ierarhia teritoriala se va aplica pentru filtrarea informatiilor centrate pe clienti. </w:t>
      </w:r>
    </w:p>
    <w:p w:rsidR="00A33260" w:rsidRDefault="00A33260" w:rsidP="00A33260">
      <w:pPr>
        <w:rPr>
          <w:lang w:val="ro-RO"/>
        </w:rPr>
      </w:pPr>
      <w:r>
        <w:rPr>
          <w:lang w:val="ro-RO"/>
        </w:rPr>
        <w:t>Ierarhia pe divizii se va aplica pentru filtrarea informatiilor legate de produse.</w:t>
      </w:r>
    </w:p>
    <w:p w:rsidR="00EA57A2" w:rsidRDefault="00A33260" w:rsidP="00A33260">
      <w:pPr>
        <w:rPr>
          <w:lang w:val="ro-RO"/>
        </w:rPr>
      </w:pPr>
      <w:r>
        <w:rPr>
          <w:lang w:val="ro-RO"/>
        </w:rPr>
        <w:t xml:space="preserve">Din aplicarea concomitenta a celor doua tipuri de ierarhie se va obtine o vizibiliatea asupra datelor in functie de Zona, divizie si tip de client. </w:t>
      </w:r>
    </w:p>
    <w:p w:rsidR="00853D76" w:rsidRDefault="00853D76" w:rsidP="00A33260">
      <w:pPr>
        <w:rPr>
          <w:lang w:val="ro-RO"/>
        </w:rPr>
      </w:pPr>
    </w:p>
    <w:p w:rsidR="00A33260" w:rsidRDefault="00A33260" w:rsidP="00A33260">
      <w:pPr>
        <w:rPr>
          <w:lang w:val="ro-RO"/>
        </w:rPr>
      </w:pPr>
      <w:r>
        <w:rPr>
          <w:lang w:val="ro-RO"/>
        </w:rPr>
        <w:t>In schema de mai jos este prezentata ierarhia teritoriala:</w:t>
      </w:r>
    </w:p>
    <w:p w:rsidR="00AA59FB" w:rsidRDefault="00C00466" w:rsidP="00A33260">
      <w:pPr>
        <w:rPr>
          <w:lang w:val="ro-RO"/>
        </w:rPr>
      </w:pPr>
      <w:r w:rsidRPr="00C00466">
        <w:rPr>
          <w:rFonts w:ascii="Times New Roman" w:hAnsi="Times New Roman"/>
          <w:lang w:val="ro-RO" w:eastAsia="ro-RO"/>
        </w:rPr>
        <w:t xml:space="preserve"> </w:t>
      </w:r>
      <w:r w:rsidRPr="00C00466">
        <w:rPr>
          <w:lang w:val="ro-RO"/>
        </w:rPr>
        <w:object w:dxaOrig="7183" w:dyaOrig="5401">
          <v:shape id="_x0000_i1028" type="#_x0000_t75" style="width:440.15pt;height:330.55pt" o:ole="">
            <v:imagedata r:id="rId24" o:title=""/>
          </v:shape>
          <o:OLEObject Type="Embed" ProgID="PowerPoint.Template.12" ShapeID="_x0000_i1028" DrawAspect="Content" ObjectID="_1349875866" r:id="rId25"/>
        </w:object>
      </w:r>
    </w:p>
    <w:p w:rsidR="00AA59FB" w:rsidRDefault="00C00466" w:rsidP="00A33260">
      <w:pPr>
        <w:rPr>
          <w:lang w:val="ro-RO"/>
        </w:rPr>
      </w:pPr>
      <w:r>
        <w:rPr>
          <w:lang w:val="ro-RO"/>
        </w:rPr>
        <w:t>RM supervizeaza si colaboreaza atat cu ASM</w:t>
      </w:r>
      <w:r w:rsidR="00AA59FB">
        <w:rPr>
          <w:lang w:val="ro-RO"/>
        </w:rPr>
        <w:t xml:space="preserve"> </w:t>
      </w:r>
      <w:r>
        <w:rPr>
          <w:lang w:val="ro-RO"/>
        </w:rPr>
        <w:t>cat si cu KAM. RM va putea accesa atat informatiile ASM cat si cele KAM pentru zonele sale.</w:t>
      </w:r>
    </w:p>
    <w:p w:rsidR="00AA59FB" w:rsidRDefault="00AA59FB" w:rsidP="00A33260">
      <w:pPr>
        <w:rPr>
          <w:lang w:val="ro-RO"/>
        </w:rPr>
      </w:pPr>
    </w:p>
    <w:p w:rsidR="003F65B2" w:rsidRDefault="00853D76" w:rsidP="00A33260">
      <w:pPr>
        <w:rPr>
          <w:lang w:val="ro-RO"/>
        </w:rPr>
      </w:pPr>
      <w:r>
        <w:rPr>
          <w:lang w:val="ro-RO"/>
        </w:rPr>
        <w:t>Se poate ca doi ASM sa activeze pe acelasi judet insa pe divizii diferite de produse. Cum se vede si in schema JUD2 este arondat atat ASM1 cat si ASM2.</w:t>
      </w:r>
      <w:r w:rsidR="003F65B2">
        <w:rPr>
          <w:lang w:val="ro-RO"/>
        </w:rPr>
        <w:t xml:space="preserve"> </w:t>
      </w:r>
    </w:p>
    <w:p w:rsidR="00B7016A" w:rsidRDefault="00B7016A" w:rsidP="00A33260">
      <w:pPr>
        <w:rPr>
          <w:lang w:val="ro-RO"/>
        </w:rPr>
      </w:pPr>
      <w:r>
        <w:rPr>
          <w:lang w:val="ro-RO"/>
        </w:rPr>
        <w:t>La nivel de client, in CRM va exista intotdeauna un camp care va specifica judetul sau zona din care face parte clientul respectiv.</w:t>
      </w:r>
      <w:r w:rsidR="00D32E0F">
        <w:rPr>
          <w:lang w:val="ro-RO"/>
        </w:rPr>
        <w:t xml:space="preserve"> Filtrarea in functie de drepturile de acces teritoriale se va face pe baza acestui camp. </w:t>
      </w:r>
    </w:p>
    <w:p w:rsidR="00E563B2" w:rsidRDefault="00E563B2" w:rsidP="00A33260">
      <w:pPr>
        <w:rPr>
          <w:lang w:val="ro-RO"/>
        </w:rPr>
      </w:pPr>
    </w:p>
    <w:p w:rsidR="00E563B2" w:rsidRDefault="00E563B2" w:rsidP="00A33260">
      <w:pPr>
        <w:rPr>
          <w:lang w:val="ro-RO"/>
        </w:rPr>
      </w:pPr>
    </w:p>
    <w:p w:rsidR="00E563B2" w:rsidRDefault="00E563B2" w:rsidP="00A33260">
      <w:pPr>
        <w:rPr>
          <w:lang w:val="ro-RO"/>
        </w:rPr>
      </w:pPr>
    </w:p>
    <w:p w:rsidR="0002470D" w:rsidRDefault="0002470D" w:rsidP="00A33260">
      <w:pPr>
        <w:rPr>
          <w:lang w:val="ro-RO"/>
        </w:rPr>
      </w:pPr>
    </w:p>
    <w:p w:rsidR="0002470D" w:rsidRPr="008B6F65" w:rsidRDefault="0002470D" w:rsidP="0002470D">
      <w:pPr>
        <w:pBdr>
          <w:top w:val="single" w:sz="4" w:space="1" w:color="auto"/>
          <w:left w:val="single" w:sz="4" w:space="4" w:color="auto"/>
          <w:bottom w:val="single" w:sz="4" w:space="3" w:color="auto"/>
          <w:right w:val="single" w:sz="4" w:space="4" w:color="auto"/>
        </w:pBdr>
        <w:rPr>
          <w:b/>
          <w:shadow/>
          <w:noProof/>
          <w:color w:val="000000"/>
          <w:highlight w:val="yellow"/>
          <w:lang w:val="ro-RO"/>
        </w:rPr>
      </w:pPr>
      <w:r w:rsidRPr="008B6F65">
        <w:rPr>
          <w:b/>
          <w:shadow/>
          <w:noProof/>
          <w:color w:val="000000"/>
          <w:highlight w:val="yellow"/>
          <w:lang w:val="ro-RO"/>
        </w:rPr>
        <w:t>ATENTIE:</w:t>
      </w:r>
    </w:p>
    <w:p w:rsidR="0002470D" w:rsidRPr="00AA4BFB" w:rsidRDefault="0002470D" w:rsidP="0002470D">
      <w:pPr>
        <w:pBdr>
          <w:top w:val="single" w:sz="4" w:space="1" w:color="auto"/>
          <w:left w:val="single" w:sz="4" w:space="4" w:color="auto"/>
          <w:bottom w:val="single" w:sz="4" w:space="3" w:color="auto"/>
          <w:right w:val="single" w:sz="4" w:space="4" w:color="auto"/>
        </w:pBdr>
        <w:rPr>
          <w:rStyle w:val="Strong"/>
          <w:bCs w:val="0"/>
          <w:shadow/>
          <w:noProof/>
          <w:color w:val="000000"/>
          <w:lang w:val="ro-RO"/>
        </w:rPr>
      </w:pPr>
      <w:r w:rsidRPr="008B6F65">
        <w:rPr>
          <w:b/>
          <w:shadow/>
          <w:noProof/>
          <w:color w:val="000000"/>
          <w:highlight w:val="yellow"/>
          <w:lang w:val="ro-RO"/>
        </w:rPr>
        <w:t xml:space="preserve">Daca informatia legata de zona nu exista la nivel de client sau nu poate fi extrasa din Scala in conformitate cu zonele definite in CRM atunci acesti clienti vor fi vizibili </w:t>
      </w:r>
      <w:r w:rsidR="00AA08BE">
        <w:rPr>
          <w:b/>
          <w:shadow/>
          <w:noProof/>
          <w:color w:val="000000"/>
          <w:highlight w:val="yellow"/>
          <w:lang w:val="ro-RO"/>
        </w:rPr>
        <w:t>doar de catre administrator</w:t>
      </w:r>
      <w:r w:rsidRPr="008B6F65">
        <w:rPr>
          <w:b/>
          <w:shadow/>
          <w:noProof/>
          <w:color w:val="000000"/>
          <w:highlight w:val="yellow"/>
          <w:lang w:val="ro-RO"/>
        </w:rPr>
        <w:t>.</w:t>
      </w:r>
      <w:r w:rsidR="005B2B05" w:rsidRPr="008B6F65">
        <w:rPr>
          <w:b/>
          <w:shadow/>
          <w:noProof/>
          <w:color w:val="000000"/>
          <w:highlight w:val="yellow"/>
          <w:lang w:val="ro-RO"/>
        </w:rPr>
        <w:t xml:space="preserve"> Acest lucru se aplica si in cazul ierarhieipe divizii.</w:t>
      </w:r>
    </w:p>
    <w:p w:rsidR="0002470D" w:rsidRDefault="0002470D" w:rsidP="00A33260">
      <w:pPr>
        <w:rPr>
          <w:lang w:val="ro-RO"/>
        </w:rPr>
      </w:pPr>
    </w:p>
    <w:p w:rsidR="00A33260" w:rsidRDefault="003F65B2" w:rsidP="00A33260">
      <w:pPr>
        <w:rPr>
          <w:lang w:val="ro-RO"/>
        </w:rPr>
      </w:pPr>
      <w:r>
        <w:rPr>
          <w:lang w:val="ro-RO"/>
        </w:rPr>
        <w:t>In cazul KA</w:t>
      </w:r>
      <w:r w:rsidR="008B6F65">
        <w:rPr>
          <w:lang w:val="ro-RO"/>
        </w:rPr>
        <w:t>M</w:t>
      </w:r>
      <w:r>
        <w:rPr>
          <w:lang w:val="ro-RO"/>
        </w:rPr>
        <w:t xml:space="preserve"> acestia sunt arondati pe </w:t>
      </w:r>
      <w:r w:rsidR="00CF1A6F">
        <w:rPr>
          <w:lang w:val="ro-RO"/>
        </w:rPr>
        <w:t>supermarket-uri dintr-o anumit</w:t>
      </w:r>
      <w:r w:rsidR="00D32E0F">
        <w:rPr>
          <w:lang w:val="ro-RO"/>
        </w:rPr>
        <w:t>a</w:t>
      </w:r>
      <w:r w:rsidR="00CF1A6F">
        <w:rPr>
          <w:lang w:val="ro-RO"/>
        </w:rPr>
        <w:t xml:space="preserve"> zona, zona care va fi definita tot in entitatea de judete.</w:t>
      </w:r>
      <w:r w:rsidR="00B7016A">
        <w:rPr>
          <w:lang w:val="ro-RO"/>
        </w:rPr>
        <w:t xml:space="preserve"> </w:t>
      </w:r>
      <w:r w:rsidR="00D32E0F">
        <w:rPr>
          <w:lang w:val="ro-RO"/>
        </w:rPr>
        <w:t xml:space="preserve"> De exemplu </w:t>
      </w:r>
      <w:r w:rsidR="00D32E0F" w:rsidRPr="00BD2D96">
        <w:rPr>
          <w:b/>
          <w:lang w:val="ro-RO"/>
        </w:rPr>
        <w:t>Bucuresti Sect</w:t>
      </w:r>
      <w:r w:rsidR="00BD2D96" w:rsidRPr="00BD2D96">
        <w:rPr>
          <w:b/>
          <w:lang w:val="ro-RO"/>
        </w:rPr>
        <w:t xml:space="preserve">or </w:t>
      </w:r>
      <w:r w:rsidR="00D32E0F" w:rsidRPr="00BD2D96">
        <w:rPr>
          <w:b/>
          <w:lang w:val="ro-RO"/>
        </w:rPr>
        <w:t>6</w:t>
      </w:r>
      <w:r w:rsidR="00D32E0F">
        <w:rPr>
          <w:lang w:val="ro-RO"/>
        </w:rPr>
        <w:t xml:space="preserve"> va fi o zona alaturi de zona(judetul)</w:t>
      </w:r>
      <w:r w:rsidR="00EF7250">
        <w:rPr>
          <w:lang w:val="ro-RO"/>
        </w:rPr>
        <w:t xml:space="preserve"> </w:t>
      </w:r>
      <w:r w:rsidR="00EF7250" w:rsidRPr="00BD2D96">
        <w:rPr>
          <w:b/>
          <w:lang w:val="ro-RO"/>
        </w:rPr>
        <w:t>Prahova</w:t>
      </w:r>
      <w:r w:rsidR="00EF7250">
        <w:rPr>
          <w:lang w:val="ro-RO"/>
        </w:rPr>
        <w:t>,</w:t>
      </w:r>
      <w:r w:rsidR="00D32E0F">
        <w:rPr>
          <w:lang w:val="ro-RO"/>
        </w:rPr>
        <w:t xml:space="preserve"> </w:t>
      </w:r>
      <w:r w:rsidR="00D32E0F" w:rsidRPr="00BD2D96">
        <w:rPr>
          <w:b/>
          <w:lang w:val="ro-RO"/>
        </w:rPr>
        <w:t>Olt</w:t>
      </w:r>
      <w:r w:rsidR="00EF7250">
        <w:rPr>
          <w:lang w:val="ro-RO"/>
        </w:rPr>
        <w:t xml:space="preserve"> sau </w:t>
      </w:r>
      <w:r w:rsidR="00EF7250" w:rsidRPr="00BD2D96">
        <w:rPr>
          <w:b/>
          <w:lang w:val="ro-RO"/>
        </w:rPr>
        <w:t>Bucuresti</w:t>
      </w:r>
      <w:r w:rsidR="00D32E0F">
        <w:rPr>
          <w:lang w:val="ro-RO"/>
        </w:rPr>
        <w:t>.</w:t>
      </w:r>
    </w:p>
    <w:p w:rsidR="001B11AA" w:rsidRDefault="001B11AA" w:rsidP="00A33260">
      <w:pPr>
        <w:rPr>
          <w:lang w:val="ro-RO"/>
        </w:rPr>
      </w:pPr>
      <w:r>
        <w:rPr>
          <w:lang w:val="ro-RO"/>
        </w:rPr>
        <w:t>In cazul KA</w:t>
      </w:r>
      <w:r w:rsidR="008B6F65">
        <w:rPr>
          <w:lang w:val="ro-RO"/>
        </w:rPr>
        <w:t>M</w:t>
      </w:r>
      <w:r>
        <w:rPr>
          <w:lang w:val="ro-RO"/>
        </w:rPr>
        <w:t xml:space="preserve"> singura regula de acces la date va fi legata strict</w:t>
      </w:r>
      <w:r w:rsidR="00076C56">
        <w:rPr>
          <w:lang w:val="ro-RO"/>
        </w:rPr>
        <w:t xml:space="preserve"> de ierarhia teritoriala deoarece KA</w:t>
      </w:r>
      <w:r w:rsidR="003A4C3E">
        <w:rPr>
          <w:lang w:val="ro-RO"/>
        </w:rPr>
        <w:t>M</w:t>
      </w:r>
      <w:r w:rsidR="00076C56">
        <w:rPr>
          <w:lang w:val="ro-RO"/>
        </w:rPr>
        <w:t xml:space="preserve"> se ocupa de toate diviziile de produse dintr-un supermarket.</w:t>
      </w:r>
      <w:r w:rsidR="00FB70DA">
        <w:rPr>
          <w:lang w:val="ro-RO"/>
        </w:rPr>
        <w:t xml:space="preserve"> Din acest motiv KA</w:t>
      </w:r>
      <w:r w:rsidR="009B3E49">
        <w:rPr>
          <w:lang w:val="ro-RO"/>
        </w:rPr>
        <w:t>M</w:t>
      </w:r>
      <w:r w:rsidR="00FB70DA">
        <w:rPr>
          <w:lang w:val="ro-RO"/>
        </w:rPr>
        <w:t xml:space="preserve"> va putea vizualiza intreaga lista de produse.</w:t>
      </w:r>
    </w:p>
    <w:p w:rsidR="002B76E0" w:rsidRDefault="002B76E0" w:rsidP="00A33260">
      <w:pPr>
        <w:rPr>
          <w:lang w:val="ro-RO"/>
        </w:rPr>
      </w:pPr>
    </w:p>
    <w:p w:rsidR="002B76E0" w:rsidRDefault="002B76E0" w:rsidP="002B76E0">
      <w:pPr>
        <w:rPr>
          <w:lang w:val="ro-RO"/>
        </w:rPr>
      </w:pPr>
      <w:r>
        <w:rPr>
          <w:lang w:val="ro-RO"/>
        </w:rPr>
        <w:t>In schema de mai jos este prezentata ierarhia pe divizii:</w:t>
      </w:r>
    </w:p>
    <w:p w:rsidR="002B76E0" w:rsidRDefault="002B76E0" w:rsidP="00A33260">
      <w:pPr>
        <w:rPr>
          <w:lang w:val="ro-RO"/>
        </w:rPr>
      </w:pPr>
      <w:r w:rsidRPr="002B76E0">
        <w:rPr>
          <w:lang w:val="ro-RO"/>
        </w:rPr>
        <w:object w:dxaOrig="7183" w:dyaOrig="5401">
          <v:shape id="_x0000_i1029" type="#_x0000_t75" style="width:420.1pt;height:316.8pt" o:ole="">
            <v:imagedata r:id="rId26" o:title=""/>
          </v:shape>
          <o:OLEObject Type="Embed" ProgID="PowerPoint.Template.12" ShapeID="_x0000_i1029" DrawAspect="Content" ObjectID="_1349875867" r:id="rId27"/>
        </w:object>
      </w:r>
    </w:p>
    <w:p w:rsidR="00963734" w:rsidRDefault="00963734" w:rsidP="00963734">
      <w:pPr>
        <w:pBdr>
          <w:top w:val="single" w:sz="4" w:space="1" w:color="auto"/>
          <w:left w:val="single" w:sz="4" w:space="4" w:color="auto"/>
          <w:bottom w:val="single" w:sz="4" w:space="3" w:color="auto"/>
          <w:right w:val="single" w:sz="4" w:space="4" w:color="auto"/>
        </w:pBdr>
        <w:rPr>
          <w:b/>
          <w:shadow/>
          <w:noProof/>
          <w:color w:val="000000"/>
          <w:lang w:val="ro-RO"/>
        </w:rPr>
      </w:pPr>
      <w:r>
        <w:rPr>
          <w:b/>
          <w:shadow/>
          <w:noProof/>
          <w:color w:val="000000"/>
          <w:lang w:val="ro-RO"/>
        </w:rPr>
        <w:t>ATENTIE:</w:t>
      </w:r>
    </w:p>
    <w:p w:rsidR="00963734" w:rsidRPr="00D511CD" w:rsidRDefault="00D66801" w:rsidP="00963734">
      <w:pPr>
        <w:pBdr>
          <w:top w:val="single" w:sz="4" w:space="1" w:color="auto"/>
          <w:left w:val="single" w:sz="4" w:space="4" w:color="auto"/>
          <w:bottom w:val="single" w:sz="4" w:space="3" w:color="auto"/>
          <w:right w:val="single" w:sz="4" w:space="4" w:color="auto"/>
        </w:pBdr>
        <w:rPr>
          <w:rStyle w:val="Strong"/>
          <w:bCs w:val="0"/>
          <w:lang w:val="ro-RO"/>
        </w:rPr>
      </w:pPr>
      <w:r>
        <w:rPr>
          <w:b/>
          <w:lang w:val="ro-RO"/>
        </w:rPr>
        <w:t>I</w:t>
      </w:r>
      <w:r w:rsidR="00963734">
        <w:rPr>
          <w:b/>
          <w:lang w:val="ro-RO"/>
        </w:rPr>
        <w:t>ntroducerea codurilor EAN pentru fiecare produs din Scala este obligatorie.</w:t>
      </w:r>
    </w:p>
    <w:p w:rsidR="002B76E0" w:rsidRDefault="002B76E0" w:rsidP="00A33260">
      <w:pPr>
        <w:rPr>
          <w:lang w:val="ro-RO"/>
        </w:rPr>
      </w:pPr>
    </w:p>
    <w:p w:rsidR="00DF657A" w:rsidRDefault="00DF657A" w:rsidP="00A33260">
      <w:pPr>
        <w:rPr>
          <w:lang w:val="ro-RO"/>
        </w:rPr>
      </w:pPr>
      <w:r>
        <w:rPr>
          <w:lang w:val="ro-RO"/>
        </w:rPr>
        <w:t>O divizie de produse poate contine una sau mai multe grupe de produse. Nu exista grupa de produse care sa apartina la doua divizii.</w:t>
      </w:r>
    </w:p>
    <w:p w:rsidR="00DF657A" w:rsidRDefault="00DF657A" w:rsidP="00A33260">
      <w:pPr>
        <w:rPr>
          <w:lang w:val="ro-RO"/>
        </w:rPr>
      </w:pPr>
      <w:r>
        <w:rPr>
          <w:lang w:val="ro-RO"/>
        </w:rPr>
        <w:t xml:space="preserve">O grupa de produse contine o serie de coduri EAN (produse). </w:t>
      </w:r>
    </w:p>
    <w:p w:rsidR="002B76E0" w:rsidRDefault="002B76E0" w:rsidP="00A33260">
      <w:pPr>
        <w:rPr>
          <w:lang w:val="ro-RO"/>
        </w:rPr>
      </w:pPr>
    </w:p>
    <w:p w:rsidR="00963734" w:rsidRDefault="00963734" w:rsidP="00A33260">
      <w:pPr>
        <w:rPr>
          <w:lang w:val="ro-RO"/>
        </w:rPr>
      </w:pPr>
      <w:r>
        <w:rPr>
          <w:lang w:val="ro-RO"/>
        </w:rPr>
        <w:t>Odata ierarhizarea produselor efectuata</w:t>
      </w:r>
      <w:r w:rsidR="000777FC">
        <w:rPr>
          <w:lang w:val="ro-RO"/>
        </w:rPr>
        <w:t>,</w:t>
      </w:r>
      <w:r>
        <w:rPr>
          <w:lang w:val="ro-RO"/>
        </w:rPr>
        <w:t xml:space="preserve"> sistemul va filtra produsele afisate utilizatorilor de tip ASM in functie de ID-ul de divizie de la nivelul produsului. Aceasta filtrare se va aplica inclusiv in cazul rapoartelor de vanzari si target-uri.</w:t>
      </w:r>
    </w:p>
    <w:p w:rsidR="00A33260" w:rsidRDefault="00A33260" w:rsidP="00A33260">
      <w:pPr>
        <w:pStyle w:val="Heading2"/>
        <w:rPr>
          <w:noProof/>
          <w:lang w:val="ro-RO"/>
        </w:rPr>
      </w:pPr>
      <w:bookmarkStart w:id="98" w:name="_Toc275250513"/>
      <w:r>
        <w:rPr>
          <w:noProof/>
          <w:lang w:val="ro-RO"/>
        </w:rPr>
        <w:t>Drepturi de introducere si editare</w:t>
      </w:r>
      <w:bookmarkEnd w:id="98"/>
    </w:p>
    <w:p w:rsidR="00A34A4D" w:rsidRPr="007D2FFF" w:rsidRDefault="00A34A4D" w:rsidP="00FC6B03">
      <w:pPr>
        <w:rPr>
          <w:noProof/>
          <w:lang w:val="ro-RO"/>
        </w:rPr>
      </w:pPr>
    </w:p>
    <w:tbl>
      <w:tblPr>
        <w:tblW w:w="0" w:type="auto"/>
        <w:tblBorders>
          <w:top w:val="single" w:sz="8" w:space="0" w:color="C0504D"/>
          <w:left w:val="single" w:sz="8" w:space="0" w:color="C0504D"/>
          <w:bottom w:val="single" w:sz="8" w:space="0" w:color="C0504D"/>
          <w:right w:val="single" w:sz="8" w:space="0" w:color="C0504D"/>
          <w:insideH w:val="single" w:sz="8" w:space="0" w:color="C0504D"/>
          <w:insideV w:val="single" w:sz="8" w:space="0" w:color="C0504D"/>
        </w:tblBorders>
        <w:tblLayout w:type="fixed"/>
        <w:tblLook w:val="04A0"/>
      </w:tblPr>
      <w:tblGrid>
        <w:gridCol w:w="2178"/>
        <w:gridCol w:w="1872"/>
        <w:gridCol w:w="1872"/>
        <w:gridCol w:w="1872"/>
        <w:gridCol w:w="1872"/>
      </w:tblGrid>
      <w:tr w:rsidR="00A34A4D" w:rsidRPr="008D59B2" w:rsidTr="008D59B2">
        <w:tc>
          <w:tcPr>
            <w:tcW w:w="2178" w:type="dxa"/>
            <w:tcBorders>
              <w:top w:val="single" w:sz="8" w:space="0" w:color="C0504D"/>
              <w:left w:val="single" w:sz="8" w:space="0" w:color="C0504D"/>
              <w:bottom w:val="single" w:sz="18" w:space="0" w:color="C0504D"/>
              <w:right w:val="single" w:sz="8" w:space="0" w:color="C0504D"/>
            </w:tcBorders>
          </w:tcPr>
          <w:p w:rsidR="00A34A4D" w:rsidRPr="008D59B2" w:rsidRDefault="00A34A4D" w:rsidP="00FC6B03">
            <w:pPr>
              <w:rPr>
                <w:b/>
                <w:bCs/>
                <w:noProof/>
                <w:lang w:val="ro-RO"/>
              </w:rPr>
            </w:pPr>
          </w:p>
        </w:tc>
        <w:tc>
          <w:tcPr>
            <w:tcW w:w="1872" w:type="dxa"/>
            <w:tcBorders>
              <w:top w:val="single" w:sz="8" w:space="0" w:color="C0504D"/>
              <w:left w:val="single" w:sz="8" w:space="0" w:color="C0504D"/>
              <w:bottom w:val="single" w:sz="18" w:space="0" w:color="C0504D"/>
              <w:right w:val="single" w:sz="8" w:space="0" w:color="C0504D"/>
            </w:tcBorders>
          </w:tcPr>
          <w:p w:rsidR="00A34A4D" w:rsidRPr="008D59B2" w:rsidRDefault="00A34A4D" w:rsidP="00FC6B03">
            <w:pPr>
              <w:rPr>
                <w:b/>
                <w:bCs/>
                <w:noProof/>
                <w:lang w:val="ro-RO"/>
              </w:rPr>
            </w:pPr>
            <w:r w:rsidRPr="008D59B2">
              <w:rPr>
                <w:b/>
                <w:bCs/>
                <w:noProof/>
                <w:lang w:val="ro-RO"/>
              </w:rPr>
              <w:t>ASM</w:t>
            </w:r>
          </w:p>
        </w:tc>
        <w:tc>
          <w:tcPr>
            <w:tcW w:w="1872" w:type="dxa"/>
            <w:tcBorders>
              <w:top w:val="single" w:sz="8" w:space="0" w:color="C0504D"/>
              <w:left w:val="single" w:sz="8" w:space="0" w:color="C0504D"/>
              <w:bottom w:val="single" w:sz="18" w:space="0" w:color="C0504D"/>
              <w:right w:val="single" w:sz="8" w:space="0" w:color="C0504D"/>
            </w:tcBorders>
          </w:tcPr>
          <w:p w:rsidR="00A34A4D" w:rsidRPr="008D59B2" w:rsidRDefault="00A34A4D" w:rsidP="00FC6B03">
            <w:pPr>
              <w:rPr>
                <w:b/>
                <w:bCs/>
                <w:noProof/>
                <w:lang w:val="ro-RO"/>
              </w:rPr>
            </w:pPr>
            <w:r w:rsidRPr="008D59B2">
              <w:rPr>
                <w:b/>
                <w:bCs/>
                <w:noProof/>
                <w:lang w:val="ro-RO"/>
              </w:rPr>
              <w:t xml:space="preserve">KAM </w:t>
            </w:r>
          </w:p>
        </w:tc>
        <w:tc>
          <w:tcPr>
            <w:tcW w:w="1872" w:type="dxa"/>
            <w:tcBorders>
              <w:top w:val="single" w:sz="8" w:space="0" w:color="C0504D"/>
              <w:left w:val="single" w:sz="8" w:space="0" w:color="C0504D"/>
              <w:bottom w:val="single" w:sz="18" w:space="0" w:color="C0504D"/>
              <w:right w:val="single" w:sz="8" w:space="0" w:color="C0504D"/>
            </w:tcBorders>
          </w:tcPr>
          <w:p w:rsidR="00A34A4D" w:rsidRPr="008D59B2" w:rsidRDefault="00A34A4D" w:rsidP="008D59B2">
            <w:pPr>
              <w:rPr>
                <w:b/>
                <w:bCs/>
                <w:noProof/>
                <w:lang w:val="ro-RO"/>
              </w:rPr>
            </w:pPr>
            <w:r w:rsidRPr="008D59B2">
              <w:rPr>
                <w:b/>
                <w:bCs/>
                <w:noProof/>
                <w:lang w:val="ro-RO"/>
              </w:rPr>
              <w:t>Regional Manager</w:t>
            </w:r>
          </w:p>
        </w:tc>
        <w:tc>
          <w:tcPr>
            <w:tcW w:w="1872" w:type="dxa"/>
            <w:tcBorders>
              <w:top w:val="single" w:sz="8" w:space="0" w:color="C0504D"/>
              <w:left w:val="single" w:sz="8" w:space="0" w:color="C0504D"/>
              <w:bottom w:val="single" w:sz="18" w:space="0" w:color="C0504D"/>
              <w:right w:val="single" w:sz="8" w:space="0" w:color="C0504D"/>
            </w:tcBorders>
          </w:tcPr>
          <w:p w:rsidR="00A34A4D" w:rsidRPr="008D59B2" w:rsidRDefault="00A34A4D" w:rsidP="008D59B2">
            <w:pPr>
              <w:rPr>
                <w:b/>
                <w:bCs/>
                <w:noProof/>
                <w:lang w:val="ro-RO"/>
              </w:rPr>
            </w:pPr>
            <w:r w:rsidRPr="008D59B2">
              <w:rPr>
                <w:b/>
                <w:bCs/>
                <w:noProof/>
                <w:lang w:val="ro-RO"/>
              </w:rPr>
              <w:t>Top Management &amp; Admin CRM</w:t>
            </w:r>
          </w:p>
        </w:tc>
      </w:tr>
      <w:tr w:rsidR="00FB6859" w:rsidRPr="008D59B2" w:rsidTr="008D59B2">
        <w:tc>
          <w:tcPr>
            <w:tcW w:w="2178" w:type="dxa"/>
            <w:tcBorders>
              <w:top w:val="single" w:sz="8" w:space="0" w:color="C0504D"/>
              <w:left w:val="single" w:sz="8" w:space="0" w:color="C0504D"/>
              <w:bottom w:val="single" w:sz="8" w:space="0" w:color="C0504D"/>
              <w:right w:val="single" w:sz="8" w:space="0" w:color="C0504D"/>
            </w:tcBorders>
            <w:shd w:val="clear" w:color="auto" w:fill="EFD3D2"/>
          </w:tcPr>
          <w:p w:rsidR="00A34A4D" w:rsidRPr="008D59B2" w:rsidRDefault="00A34A4D" w:rsidP="00FC6B03">
            <w:pPr>
              <w:rPr>
                <w:b/>
                <w:bCs/>
                <w:noProof/>
                <w:lang w:val="ro-RO"/>
              </w:rPr>
            </w:pPr>
            <w:r w:rsidRPr="008D59B2">
              <w:rPr>
                <w:b/>
                <w:bCs/>
                <w:noProof/>
                <w:lang w:val="ro-RO"/>
              </w:rPr>
              <w:t>Nivel de Vizibilitate</w:t>
            </w:r>
          </w:p>
        </w:tc>
        <w:tc>
          <w:tcPr>
            <w:tcW w:w="1872" w:type="dxa"/>
            <w:tcBorders>
              <w:top w:val="single" w:sz="8" w:space="0" w:color="C0504D"/>
              <w:left w:val="single" w:sz="8" w:space="0" w:color="C0504D"/>
              <w:bottom w:val="single" w:sz="8" w:space="0" w:color="C0504D"/>
              <w:right w:val="single" w:sz="8" w:space="0" w:color="C0504D"/>
            </w:tcBorders>
            <w:shd w:val="clear" w:color="auto" w:fill="EFD3D2"/>
          </w:tcPr>
          <w:p w:rsidR="00A34A4D" w:rsidRPr="008D59B2" w:rsidRDefault="00A34A4D" w:rsidP="00A34A4D">
            <w:pPr>
              <w:rPr>
                <w:noProof/>
                <w:lang w:val="ro-RO"/>
              </w:rPr>
            </w:pPr>
            <w:r w:rsidRPr="008D59B2">
              <w:rPr>
                <w:noProof/>
                <w:lang w:val="ro-RO"/>
              </w:rPr>
              <w:t>Poate vizualiza toate inregistrarile la nivelul judetelor si a diviziei alocate.</w:t>
            </w:r>
          </w:p>
          <w:p w:rsidR="00A34A4D" w:rsidRPr="008D59B2" w:rsidRDefault="00A34A4D" w:rsidP="00C72E76">
            <w:pPr>
              <w:rPr>
                <w:noProof/>
                <w:lang w:val="ro-RO"/>
              </w:rPr>
            </w:pPr>
            <w:r w:rsidRPr="008D59B2">
              <w:rPr>
                <w:noProof/>
                <w:lang w:val="ro-RO"/>
              </w:rPr>
              <w:t xml:space="preserve">Consolidat pe cele </w:t>
            </w:r>
            <w:r w:rsidR="00C72E76">
              <w:rPr>
                <w:noProof/>
                <w:lang w:val="ro-RO"/>
              </w:rPr>
              <w:t>4</w:t>
            </w:r>
            <w:r w:rsidR="00C72E76" w:rsidRPr="008D59B2">
              <w:rPr>
                <w:noProof/>
                <w:lang w:val="ro-RO"/>
              </w:rPr>
              <w:t xml:space="preserve"> </w:t>
            </w:r>
            <w:r w:rsidRPr="008D59B2">
              <w:rPr>
                <w:noProof/>
                <w:lang w:val="ro-RO"/>
              </w:rPr>
              <w:t>companii din iScala</w:t>
            </w:r>
          </w:p>
        </w:tc>
        <w:tc>
          <w:tcPr>
            <w:tcW w:w="1872" w:type="dxa"/>
            <w:tcBorders>
              <w:top w:val="single" w:sz="8" w:space="0" w:color="C0504D"/>
              <w:left w:val="single" w:sz="8" w:space="0" w:color="C0504D"/>
              <w:bottom w:val="single" w:sz="8" w:space="0" w:color="C0504D"/>
              <w:right w:val="single" w:sz="8" w:space="0" w:color="C0504D"/>
            </w:tcBorders>
            <w:shd w:val="clear" w:color="auto" w:fill="EFD3D2"/>
          </w:tcPr>
          <w:p w:rsidR="00A34A4D" w:rsidRPr="008D59B2" w:rsidRDefault="00A34A4D" w:rsidP="00FC6B03">
            <w:pPr>
              <w:rPr>
                <w:noProof/>
                <w:lang w:val="ro-RO"/>
              </w:rPr>
            </w:pPr>
            <w:r w:rsidRPr="008D59B2">
              <w:rPr>
                <w:noProof/>
                <w:lang w:val="ro-RO"/>
              </w:rPr>
              <w:t>Poate vizualiza toate inregistrarile la nivelul clientilor de tip Key Account din judetele/sectoarele alocate, indiferent de divizie</w:t>
            </w:r>
          </w:p>
          <w:p w:rsidR="00A34A4D" w:rsidRPr="008D59B2" w:rsidRDefault="00A34A4D" w:rsidP="00C72E76">
            <w:pPr>
              <w:rPr>
                <w:noProof/>
                <w:lang w:val="ro-RO"/>
              </w:rPr>
            </w:pPr>
            <w:r w:rsidRPr="008D59B2">
              <w:rPr>
                <w:noProof/>
                <w:lang w:val="ro-RO"/>
              </w:rPr>
              <w:t xml:space="preserve">Consolidat pe cele </w:t>
            </w:r>
            <w:r w:rsidR="00C72E76">
              <w:rPr>
                <w:noProof/>
                <w:lang w:val="ro-RO"/>
              </w:rPr>
              <w:t>4</w:t>
            </w:r>
            <w:r w:rsidR="00C72E76" w:rsidRPr="008D59B2">
              <w:rPr>
                <w:noProof/>
                <w:lang w:val="ro-RO"/>
              </w:rPr>
              <w:t xml:space="preserve"> </w:t>
            </w:r>
            <w:r w:rsidRPr="008D59B2">
              <w:rPr>
                <w:noProof/>
                <w:lang w:val="ro-RO"/>
              </w:rPr>
              <w:t>companii din iScala</w:t>
            </w:r>
          </w:p>
        </w:tc>
        <w:tc>
          <w:tcPr>
            <w:tcW w:w="1872" w:type="dxa"/>
            <w:tcBorders>
              <w:top w:val="single" w:sz="8" w:space="0" w:color="C0504D"/>
              <w:left w:val="single" w:sz="8" w:space="0" w:color="C0504D"/>
              <w:bottom w:val="single" w:sz="8" w:space="0" w:color="C0504D"/>
              <w:right w:val="single" w:sz="8" w:space="0" w:color="C0504D"/>
            </w:tcBorders>
            <w:shd w:val="clear" w:color="auto" w:fill="EFD3D2"/>
          </w:tcPr>
          <w:p w:rsidR="00A34A4D" w:rsidRPr="008D59B2" w:rsidRDefault="00A34A4D" w:rsidP="008D59B2">
            <w:pPr>
              <w:rPr>
                <w:noProof/>
                <w:lang w:val="ro-RO"/>
              </w:rPr>
            </w:pPr>
            <w:r w:rsidRPr="008D59B2">
              <w:rPr>
                <w:noProof/>
                <w:lang w:val="ro-RO"/>
              </w:rPr>
              <w:t>Poate vizualiza toate inregistrarile la nivelul judetelor alocate, indiferent de divizie</w:t>
            </w:r>
          </w:p>
          <w:p w:rsidR="00A34A4D" w:rsidRPr="008D59B2" w:rsidRDefault="00A34A4D" w:rsidP="00FC60C9">
            <w:pPr>
              <w:rPr>
                <w:noProof/>
                <w:lang w:val="ro-RO"/>
              </w:rPr>
            </w:pPr>
            <w:r w:rsidRPr="008D59B2">
              <w:rPr>
                <w:noProof/>
                <w:lang w:val="ro-RO"/>
              </w:rPr>
              <w:t xml:space="preserve">Consolidat pe cele </w:t>
            </w:r>
            <w:r w:rsidR="00FC60C9">
              <w:rPr>
                <w:noProof/>
                <w:lang w:val="ro-RO"/>
              </w:rPr>
              <w:t>4</w:t>
            </w:r>
            <w:r w:rsidR="00FC60C9" w:rsidRPr="008D59B2">
              <w:rPr>
                <w:noProof/>
                <w:lang w:val="ro-RO"/>
              </w:rPr>
              <w:t xml:space="preserve"> </w:t>
            </w:r>
            <w:r w:rsidRPr="008D59B2">
              <w:rPr>
                <w:noProof/>
                <w:lang w:val="ro-RO"/>
              </w:rPr>
              <w:t>companii din iScala</w:t>
            </w:r>
          </w:p>
        </w:tc>
        <w:tc>
          <w:tcPr>
            <w:tcW w:w="1872" w:type="dxa"/>
            <w:tcBorders>
              <w:top w:val="single" w:sz="8" w:space="0" w:color="C0504D"/>
              <w:left w:val="single" w:sz="8" w:space="0" w:color="C0504D"/>
              <w:bottom w:val="single" w:sz="8" w:space="0" w:color="C0504D"/>
              <w:right w:val="single" w:sz="8" w:space="0" w:color="C0504D"/>
            </w:tcBorders>
            <w:shd w:val="clear" w:color="auto" w:fill="EFD3D2"/>
          </w:tcPr>
          <w:p w:rsidR="00A34A4D" w:rsidRPr="008D59B2" w:rsidRDefault="00A34A4D" w:rsidP="008D59B2">
            <w:pPr>
              <w:rPr>
                <w:noProof/>
                <w:lang w:val="ro-RO"/>
              </w:rPr>
            </w:pPr>
            <w:r w:rsidRPr="008D59B2">
              <w:rPr>
                <w:noProof/>
                <w:lang w:val="ro-RO"/>
              </w:rPr>
              <w:t>Poate vizualiza toate inregistrarile</w:t>
            </w:r>
          </w:p>
          <w:p w:rsidR="00A34A4D" w:rsidRPr="008D59B2" w:rsidRDefault="00A34A4D" w:rsidP="00A35719">
            <w:pPr>
              <w:rPr>
                <w:noProof/>
                <w:lang w:val="ro-RO"/>
              </w:rPr>
            </w:pPr>
            <w:r w:rsidRPr="008D59B2">
              <w:rPr>
                <w:noProof/>
                <w:lang w:val="ro-RO"/>
              </w:rPr>
              <w:t xml:space="preserve">Consolidat pe cele </w:t>
            </w:r>
            <w:r w:rsidR="00A35719">
              <w:rPr>
                <w:noProof/>
                <w:lang w:val="ro-RO"/>
              </w:rPr>
              <w:t>4</w:t>
            </w:r>
            <w:r w:rsidR="00A35719" w:rsidRPr="008D59B2">
              <w:rPr>
                <w:noProof/>
                <w:lang w:val="ro-RO"/>
              </w:rPr>
              <w:t xml:space="preserve"> </w:t>
            </w:r>
            <w:r w:rsidRPr="008D59B2">
              <w:rPr>
                <w:noProof/>
                <w:lang w:val="ro-RO"/>
              </w:rPr>
              <w:t>companii din iScala</w:t>
            </w:r>
          </w:p>
        </w:tc>
      </w:tr>
      <w:tr w:rsidR="00FB6859" w:rsidRPr="008D59B2" w:rsidTr="008D59B2">
        <w:tc>
          <w:tcPr>
            <w:tcW w:w="2178" w:type="dxa"/>
            <w:tcBorders>
              <w:top w:val="single" w:sz="8" w:space="0" w:color="C0504D"/>
              <w:left w:val="single" w:sz="8" w:space="0" w:color="C0504D"/>
              <w:bottom w:val="single" w:sz="8" w:space="0" w:color="C0504D"/>
              <w:right w:val="single" w:sz="8" w:space="0" w:color="C0504D"/>
            </w:tcBorders>
          </w:tcPr>
          <w:p w:rsidR="00FB6859" w:rsidRPr="008D59B2" w:rsidRDefault="00FB6859" w:rsidP="008D59B2">
            <w:pPr>
              <w:rPr>
                <w:b/>
                <w:bCs/>
                <w:noProof/>
                <w:lang w:val="ro-RO"/>
              </w:rPr>
            </w:pPr>
            <w:r w:rsidRPr="008D59B2">
              <w:rPr>
                <w:b/>
                <w:bCs/>
                <w:noProof/>
                <w:lang w:val="ro-RO"/>
              </w:rPr>
              <w:t>Informatii introduse in CRM</w:t>
            </w:r>
          </w:p>
        </w:tc>
        <w:tc>
          <w:tcPr>
            <w:tcW w:w="1872" w:type="dxa"/>
            <w:tcBorders>
              <w:top w:val="single" w:sz="8" w:space="0" w:color="C0504D"/>
              <w:left w:val="single" w:sz="8" w:space="0" w:color="C0504D"/>
              <w:bottom w:val="single" w:sz="8" w:space="0" w:color="C0504D"/>
              <w:right w:val="single" w:sz="8" w:space="0" w:color="C0504D"/>
            </w:tcBorders>
          </w:tcPr>
          <w:p w:rsidR="00FB6859" w:rsidRPr="008D59B2" w:rsidRDefault="00FB6859" w:rsidP="008D59B2">
            <w:pPr>
              <w:rPr>
                <w:noProof/>
                <w:lang w:val="ro-RO"/>
              </w:rPr>
            </w:pPr>
            <w:r w:rsidRPr="008D59B2">
              <w:rPr>
                <w:noProof/>
                <w:lang w:val="ro-RO"/>
              </w:rPr>
              <w:t>Poate crea, edita, sterge la nivelul de vizibilitate descris mai sus.</w:t>
            </w:r>
          </w:p>
          <w:p w:rsidR="00FB6859" w:rsidRPr="008D59B2" w:rsidRDefault="00FB6859" w:rsidP="008D59B2">
            <w:pPr>
              <w:rPr>
                <w:noProof/>
                <w:lang w:val="ro-RO"/>
              </w:rPr>
            </w:pPr>
            <w:r w:rsidRPr="008D59B2">
              <w:rPr>
                <w:noProof/>
                <w:lang w:val="ro-RO"/>
              </w:rPr>
              <w:t>Orice inregistrare in stadiul Inactiv devine „read-only” si nu se mai poate sterge. Se poate insa activa de catre Admin CRM</w:t>
            </w:r>
          </w:p>
        </w:tc>
        <w:tc>
          <w:tcPr>
            <w:tcW w:w="1872" w:type="dxa"/>
            <w:tcBorders>
              <w:top w:val="single" w:sz="8" w:space="0" w:color="C0504D"/>
              <w:left w:val="single" w:sz="8" w:space="0" w:color="C0504D"/>
              <w:bottom w:val="single" w:sz="8" w:space="0" w:color="C0504D"/>
              <w:right w:val="single" w:sz="8" w:space="0" w:color="C0504D"/>
            </w:tcBorders>
          </w:tcPr>
          <w:p w:rsidR="00FB6859" w:rsidRPr="008D59B2" w:rsidRDefault="00FB6859" w:rsidP="008D59B2">
            <w:pPr>
              <w:rPr>
                <w:noProof/>
                <w:lang w:val="ro-RO"/>
              </w:rPr>
            </w:pPr>
            <w:r w:rsidRPr="008D59B2">
              <w:rPr>
                <w:noProof/>
                <w:lang w:val="ro-RO"/>
              </w:rPr>
              <w:t>Poate crea, edita, sterge la nivelul de vizibilitate descris mai sus.</w:t>
            </w:r>
          </w:p>
          <w:p w:rsidR="00FB6859" w:rsidRPr="008D59B2" w:rsidRDefault="00FB6859" w:rsidP="008D59B2">
            <w:pPr>
              <w:rPr>
                <w:noProof/>
                <w:lang w:val="ro-RO"/>
              </w:rPr>
            </w:pPr>
            <w:r w:rsidRPr="008D59B2">
              <w:rPr>
                <w:noProof/>
                <w:lang w:val="ro-RO"/>
              </w:rPr>
              <w:t>Orice inregistrare in stadiul Inactiv devine „read-only” si nu se mai poate sterge. Se poate insa activa de catre Admin CRM</w:t>
            </w:r>
          </w:p>
        </w:tc>
        <w:tc>
          <w:tcPr>
            <w:tcW w:w="1872" w:type="dxa"/>
            <w:tcBorders>
              <w:top w:val="single" w:sz="8" w:space="0" w:color="C0504D"/>
              <w:left w:val="single" w:sz="8" w:space="0" w:color="C0504D"/>
              <w:bottom w:val="single" w:sz="8" w:space="0" w:color="C0504D"/>
              <w:right w:val="single" w:sz="8" w:space="0" w:color="C0504D"/>
            </w:tcBorders>
          </w:tcPr>
          <w:p w:rsidR="00FB6859" w:rsidRPr="008D59B2" w:rsidRDefault="00FB6859" w:rsidP="008D59B2">
            <w:pPr>
              <w:rPr>
                <w:noProof/>
                <w:lang w:val="ro-RO"/>
              </w:rPr>
            </w:pPr>
            <w:r w:rsidRPr="008D59B2">
              <w:rPr>
                <w:noProof/>
                <w:lang w:val="ro-RO"/>
              </w:rPr>
              <w:t>Poate crea, edita, sterge la nivelul de vizibilitate descris mai sus.</w:t>
            </w:r>
          </w:p>
          <w:p w:rsidR="00FB6859" w:rsidRPr="008D59B2" w:rsidRDefault="00FB6859" w:rsidP="008D59B2">
            <w:pPr>
              <w:rPr>
                <w:noProof/>
                <w:lang w:val="ro-RO"/>
              </w:rPr>
            </w:pPr>
            <w:r w:rsidRPr="008D59B2">
              <w:rPr>
                <w:noProof/>
                <w:lang w:val="ro-RO"/>
              </w:rPr>
              <w:t>Orice inregistrare in stadiul Inactiv devine „read-only” si nu se mai poate sterge. Se poate insa activa de catre Admin CRM</w:t>
            </w:r>
          </w:p>
        </w:tc>
        <w:tc>
          <w:tcPr>
            <w:tcW w:w="1872" w:type="dxa"/>
            <w:tcBorders>
              <w:top w:val="single" w:sz="8" w:space="0" w:color="C0504D"/>
              <w:left w:val="single" w:sz="8" w:space="0" w:color="C0504D"/>
              <w:bottom w:val="single" w:sz="8" w:space="0" w:color="C0504D"/>
              <w:right w:val="single" w:sz="8" w:space="0" w:color="C0504D"/>
            </w:tcBorders>
          </w:tcPr>
          <w:p w:rsidR="00FB6859" w:rsidRPr="008D59B2" w:rsidRDefault="00FB6859" w:rsidP="008D59B2">
            <w:pPr>
              <w:rPr>
                <w:noProof/>
                <w:lang w:val="ro-RO"/>
              </w:rPr>
            </w:pPr>
            <w:r w:rsidRPr="008D59B2">
              <w:rPr>
                <w:noProof/>
                <w:lang w:val="ro-RO"/>
              </w:rPr>
              <w:t>Poate crea, edita, sterge la nivelul de vizibilitate descris mai sus.</w:t>
            </w:r>
          </w:p>
          <w:p w:rsidR="00FB6859" w:rsidRPr="008D59B2" w:rsidRDefault="00FB6859" w:rsidP="008D59B2">
            <w:pPr>
              <w:rPr>
                <w:noProof/>
                <w:lang w:val="ro-RO"/>
              </w:rPr>
            </w:pPr>
            <w:r w:rsidRPr="008D59B2">
              <w:rPr>
                <w:noProof/>
                <w:lang w:val="ro-RO"/>
              </w:rPr>
              <w:t>Orice inregistrare in stadiul Inactiv devine „read-only” si nu se mai poate sterge. Se poate insa activa de catre Admin CRM</w:t>
            </w:r>
          </w:p>
        </w:tc>
      </w:tr>
      <w:tr w:rsidR="00FB6859" w:rsidRPr="008D59B2" w:rsidTr="008D59B2">
        <w:tc>
          <w:tcPr>
            <w:tcW w:w="2178" w:type="dxa"/>
            <w:tcBorders>
              <w:top w:val="single" w:sz="8" w:space="0" w:color="C0504D"/>
              <w:left w:val="single" w:sz="8" w:space="0" w:color="C0504D"/>
              <w:bottom w:val="single" w:sz="8" w:space="0" w:color="C0504D"/>
              <w:right w:val="single" w:sz="8" w:space="0" w:color="C0504D"/>
            </w:tcBorders>
            <w:shd w:val="clear" w:color="auto" w:fill="EFD3D2"/>
          </w:tcPr>
          <w:p w:rsidR="00FB6859" w:rsidRPr="008D59B2" w:rsidRDefault="00FB6859" w:rsidP="008D59B2">
            <w:pPr>
              <w:rPr>
                <w:b/>
                <w:bCs/>
                <w:noProof/>
                <w:lang w:val="ro-RO"/>
              </w:rPr>
            </w:pPr>
            <w:r w:rsidRPr="008D59B2">
              <w:rPr>
                <w:b/>
                <w:bCs/>
                <w:noProof/>
                <w:lang w:val="ro-RO"/>
              </w:rPr>
              <w:t>Informatii provenite din iScala</w:t>
            </w:r>
          </w:p>
        </w:tc>
        <w:tc>
          <w:tcPr>
            <w:tcW w:w="1872" w:type="dxa"/>
            <w:tcBorders>
              <w:top w:val="single" w:sz="8" w:space="0" w:color="C0504D"/>
              <w:left w:val="single" w:sz="8" w:space="0" w:color="C0504D"/>
              <w:bottom w:val="single" w:sz="8" w:space="0" w:color="C0504D"/>
              <w:right w:val="single" w:sz="8" w:space="0" w:color="C0504D"/>
            </w:tcBorders>
            <w:shd w:val="clear" w:color="auto" w:fill="EFD3D2"/>
          </w:tcPr>
          <w:p w:rsidR="00FB6859" w:rsidRPr="008D59B2" w:rsidRDefault="00FB6859" w:rsidP="008D59B2">
            <w:pPr>
              <w:rPr>
                <w:noProof/>
                <w:lang w:val="ro-RO"/>
              </w:rPr>
            </w:pPr>
            <w:r w:rsidRPr="008D59B2">
              <w:rPr>
                <w:noProof/>
                <w:lang w:val="ro-RO"/>
              </w:rPr>
              <w:t>Poate doar sa vizualizeze, nu poate crea, edita, sterge</w:t>
            </w:r>
          </w:p>
        </w:tc>
        <w:tc>
          <w:tcPr>
            <w:tcW w:w="1872" w:type="dxa"/>
            <w:tcBorders>
              <w:top w:val="single" w:sz="8" w:space="0" w:color="C0504D"/>
              <w:left w:val="single" w:sz="8" w:space="0" w:color="C0504D"/>
              <w:bottom w:val="single" w:sz="8" w:space="0" w:color="C0504D"/>
              <w:right w:val="single" w:sz="8" w:space="0" w:color="C0504D"/>
            </w:tcBorders>
            <w:shd w:val="clear" w:color="auto" w:fill="EFD3D2"/>
          </w:tcPr>
          <w:p w:rsidR="00FB6859" w:rsidRPr="008D59B2" w:rsidRDefault="00FB6859" w:rsidP="008D59B2">
            <w:pPr>
              <w:rPr>
                <w:noProof/>
                <w:lang w:val="ro-RO"/>
              </w:rPr>
            </w:pPr>
            <w:r w:rsidRPr="008D59B2">
              <w:rPr>
                <w:noProof/>
                <w:lang w:val="ro-RO"/>
              </w:rPr>
              <w:t>Poate doar sa vizualizeze, nu poate crea, edita, sterge</w:t>
            </w:r>
          </w:p>
        </w:tc>
        <w:tc>
          <w:tcPr>
            <w:tcW w:w="1872" w:type="dxa"/>
            <w:tcBorders>
              <w:top w:val="single" w:sz="8" w:space="0" w:color="C0504D"/>
              <w:left w:val="single" w:sz="8" w:space="0" w:color="C0504D"/>
              <w:bottom w:val="single" w:sz="8" w:space="0" w:color="C0504D"/>
              <w:right w:val="single" w:sz="8" w:space="0" w:color="C0504D"/>
            </w:tcBorders>
            <w:shd w:val="clear" w:color="auto" w:fill="EFD3D2"/>
          </w:tcPr>
          <w:p w:rsidR="00FB6859" w:rsidRPr="008D59B2" w:rsidRDefault="00FB6859" w:rsidP="008D59B2">
            <w:pPr>
              <w:rPr>
                <w:noProof/>
                <w:lang w:val="ro-RO"/>
              </w:rPr>
            </w:pPr>
            <w:r w:rsidRPr="008D59B2">
              <w:rPr>
                <w:noProof/>
                <w:lang w:val="ro-RO"/>
              </w:rPr>
              <w:t>Poate doar sa vizualizeze, nu poate crea, edita, sterge</w:t>
            </w:r>
          </w:p>
        </w:tc>
        <w:tc>
          <w:tcPr>
            <w:tcW w:w="1872" w:type="dxa"/>
            <w:tcBorders>
              <w:top w:val="single" w:sz="8" w:space="0" w:color="C0504D"/>
              <w:left w:val="single" w:sz="8" w:space="0" w:color="C0504D"/>
              <w:bottom w:val="single" w:sz="8" w:space="0" w:color="C0504D"/>
              <w:right w:val="single" w:sz="8" w:space="0" w:color="C0504D"/>
            </w:tcBorders>
            <w:shd w:val="clear" w:color="auto" w:fill="EFD3D2"/>
          </w:tcPr>
          <w:p w:rsidR="00FB6859" w:rsidRPr="008D59B2" w:rsidRDefault="00FB6859" w:rsidP="008D59B2">
            <w:pPr>
              <w:rPr>
                <w:noProof/>
                <w:lang w:val="ro-RO"/>
              </w:rPr>
            </w:pPr>
            <w:r w:rsidRPr="008D59B2">
              <w:rPr>
                <w:noProof/>
                <w:lang w:val="ro-RO"/>
              </w:rPr>
              <w:t>Poate doar sa vizualizeze, nu poate crea, edita, sterge</w:t>
            </w:r>
          </w:p>
        </w:tc>
      </w:tr>
      <w:tr w:rsidR="00FB6859" w:rsidRPr="008D59B2" w:rsidTr="008D59B2">
        <w:tc>
          <w:tcPr>
            <w:tcW w:w="2178" w:type="dxa"/>
            <w:tcBorders>
              <w:top w:val="single" w:sz="8" w:space="0" w:color="C0504D"/>
              <w:left w:val="single" w:sz="8" w:space="0" w:color="C0504D"/>
              <w:bottom w:val="single" w:sz="8" w:space="0" w:color="C0504D"/>
              <w:right w:val="single" w:sz="8" w:space="0" w:color="C0504D"/>
            </w:tcBorders>
          </w:tcPr>
          <w:p w:rsidR="00FB6859" w:rsidRPr="008D59B2" w:rsidRDefault="00FB6859" w:rsidP="008D59B2">
            <w:pPr>
              <w:rPr>
                <w:b/>
                <w:bCs/>
                <w:noProof/>
                <w:lang w:val="ro-RO"/>
              </w:rPr>
            </w:pPr>
            <w:r w:rsidRPr="008D59B2">
              <w:rPr>
                <w:b/>
                <w:bCs/>
                <w:noProof/>
                <w:lang w:val="ro-RO"/>
              </w:rPr>
              <w:t>Informatii provenite din EMA</w:t>
            </w:r>
          </w:p>
        </w:tc>
        <w:tc>
          <w:tcPr>
            <w:tcW w:w="1872" w:type="dxa"/>
            <w:tcBorders>
              <w:top w:val="single" w:sz="8" w:space="0" w:color="C0504D"/>
              <w:left w:val="single" w:sz="8" w:space="0" w:color="C0504D"/>
              <w:bottom w:val="single" w:sz="8" w:space="0" w:color="C0504D"/>
              <w:right w:val="single" w:sz="8" w:space="0" w:color="C0504D"/>
            </w:tcBorders>
          </w:tcPr>
          <w:p w:rsidR="00FB6859" w:rsidRPr="008D59B2" w:rsidRDefault="00FB6859" w:rsidP="008D59B2">
            <w:pPr>
              <w:rPr>
                <w:noProof/>
                <w:lang w:val="ro-RO"/>
              </w:rPr>
            </w:pPr>
            <w:r w:rsidRPr="008D59B2">
              <w:rPr>
                <w:noProof/>
                <w:lang w:val="ro-RO"/>
              </w:rPr>
              <w:t>Poate doar sa vizualizeze, nu poate crea, edita, sterge</w:t>
            </w:r>
          </w:p>
        </w:tc>
        <w:tc>
          <w:tcPr>
            <w:tcW w:w="1872" w:type="dxa"/>
            <w:tcBorders>
              <w:top w:val="single" w:sz="8" w:space="0" w:color="C0504D"/>
              <w:left w:val="single" w:sz="8" w:space="0" w:color="C0504D"/>
              <w:bottom w:val="single" w:sz="8" w:space="0" w:color="C0504D"/>
              <w:right w:val="single" w:sz="8" w:space="0" w:color="C0504D"/>
            </w:tcBorders>
          </w:tcPr>
          <w:p w:rsidR="00FB6859" w:rsidRPr="008D59B2" w:rsidRDefault="00FB6859" w:rsidP="008D59B2">
            <w:pPr>
              <w:rPr>
                <w:noProof/>
                <w:lang w:val="ro-RO"/>
              </w:rPr>
            </w:pPr>
            <w:r w:rsidRPr="008D59B2">
              <w:rPr>
                <w:noProof/>
                <w:lang w:val="ro-RO"/>
              </w:rPr>
              <w:t>Poate doar sa vizualizeze, nu poate crea, edita, sterge</w:t>
            </w:r>
          </w:p>
        </w:tc>
        <w:tc>
          <w:tcPr>
            <w:tcW w:w="1872" w:type="dxa"/>
            <w:tcBorders>
              <w:top w:val="single" w:sz="8" w:space="0" w:color="C0504D"/>
              <w:left w:val="single" w:sz="8" w:space="0" w:color="C0504D"/>
              <w:bottom w:val="single" w:sz="8" w:space="0" w:color="C0504D"/>
              <w:right w:val="single" w:sz="8" w:space="0" w:color="C0504D"/>
            </w:tcBorders>
          </w:tcPr>
          <w:p w:rsidR="00FB6859" w:rsidRPr="008D59B2" w:rsidRDefault="00FB6859" w:rsidP="008D59B2">
            <w:pPr>
              <w:rPr>
                <w:noProof/>
                <w:lang w:val="ro-RO"/>
              </w:rPr>
            </w:pPr>
            <w:r w:rsidRPr="008D59B2">
              <w:rPr>
                <w:noProof/>
                <w:lang w:val="ro-RO"/>
              </w:rPr>
              <w:t>Poate doar sa vizualizeze, nu poate crea, edita, sterge</w:t>
            </w:r>
          </w:p>
        </w:tc>
        <w:tc>
          <w:tcPr>
            <w:tcW w:w="1872" w:type="dxa"/>
            <w:tcBorders>
              <w:top w:val="single" w:sz="8" w:space="0" w:color="C0504D"/>
              <w:left w:val="single" w:sz="8" w:space="0" w:color="C0504D"/>
              <w:bottom w:val="single" w:sz="8" w:space="0" w:color="C0504D"/>
              <w:right w:val="single" w:sz="8" w:space="0" w:color="C0504D"/>
            </w:tcBorders>
          </w:tcPr>
          <w:p w:rsidR="00FB6859" w:rsidRPr="008D59B2" w:rsidRDefault="00FB6859" w:rsidP="008D59B2">
            <w:pPr>
              <w:rPr>
                <w:noProof/>
                <w:lang w:val="ro-RO"/>
              </w:rPr>
            </w:pPr>
            <w:r w:rsidRPr="008D59B2">
              <w:rPr>
                <w:noProof/>
                <w:lang w:val="ro-RO"/>
              </w:rPr>
              <w:t>Poate doar sa vizualizeze, nu poate crea, edita, sterge</w:t>
            </w:r>
          </w:p>
        </w:tc>
      </w:tr>
    </w:tbl>
    <w:p w:rsidR="00FC6B03" w:rsidRDefault="00FC6B03" w:rsidP="00FC6B03">
      <w:pPr>
        <w:rPr>
          <w:noProof/>
          <w:lang w:val="ro-RO"/>
        </w:rPr>
      </w:pPr>
    </w:p>
    <w:p w:rsidR="00A33260" w:rsidRDefault="00A33260" w:rsidP="00FC6B03">
      <w:pPr>
        <w:rPr>
          <w:noProof/>
          <w:lang w:val="ro-RO"/>
        </w:rPr>
      </w:pPr>
    </w:p>
    <w:p w:rsidR="00A34A4D" w:rsidRPr="007D2FFF" w:rsidRDefault="00A34A4D" w:rsidP="00FC6B03">
      <w:pPr>
        <w:rPr>
          <w:noProof/>
          <w:lang w:val="ro-RO"/>
        </w:rPr>
      </w:pPr>
    </w:p>
    <w:p w:rsidR="00FC6B03" w:rsidRPr="007D2FFF" w:rsidRDefault="00FC6B03" w:rsidP="00FC6B03">
      <w:pPr>
        <w:rPr>
          <w:noProof/>
          <w:lang w:val="ro-RO"/>
        </w:rPr>
      </w:pPr>
    </w:p>
    <w:p w:rsidR="00FC6B03" w:rsidRPr="007D2FFF" w:rsidRDefault="00FC6B03" w:rsidP="00FC6B03">
      <w:pPr>
        <w:rPr>
          <w:noProof/>
          <w:lang w:val="ro-RO"/>
        </w:rPr>
      </w:pPr>
    </w:p>
    <w:p w:rsidR="00FC6B03" w:rsidRPr="007D2FFF" w:rsidRDefault="00FC6B03" w:rsidP="00FC6B03">
      <w:pPr>
        <w:pStyle w:val="Heading1"/>
        <w:rPr>
          <w:noProof/>
          <w:lang w:val="ro-RO"/>
        </w:rPr>
      </w:pPr>
      <w:bookmarkStart w:id="99" w:name="_Toc272757468"/>
      <w:bookmarkStart w:id="100" w:name="_Toc275250514"/>
      <w:r w:rsidRPr="007D2FFF">
        <w:rPr>
          <w:noProof/>
          <w:lang w:val="ro-RO"/>
        </w:rPr>
        <w:lastRenderedPageBreak/>
        <w:t>Managementul riscurilor</w:t>
      </w:r>
      <w:bookmarkEnd w:id="99"/>
      <w:bookmarkEnd w:id="100"/>
      <w:r w:rsidRPr="007D2FFF">
        <w:rPr>
          <w:noProof/>
          <w:lang w:val="ro-RO"/>
        </w:rPr>
        <w:t xml:space="preserve"> </w:t>
      </w:r>
    </w:p>
    <w:p w:rsidR="00FC6B03" w:rsidRPr="007D2FFF" w:rsidRDefault="00FC6B03" w:rsidP="00FC6B03">
      <w:pPr>
        <w:rPr>
          <w:noProof/>
          <w:lang w:val="ro-RO"/>
        </w:rPr>
      </w:pPr>
    </w:p>
    <w:p w:rsidR="00FF72CB" w:rsidRDefault="00FC6B03" w:rsidP="00FC6B03">
      <w:pPr>
        <w:rPr>
          <w:noProof/>
          <w:lang w:val="ro-RO"/>
        </w:rPr>
      </w:pPr>
      <w:r w:rsidRPr="007D2FFF">
        <w:rPr>
          <w:noProof/>
          <w:lang w:val="ro-RO"/>
        </w:rPr>
        <w:t>Acest capitol este inclus pentru a evidentia posibilele riscuri ce vor aparea pe parcursul urmatoarelor etape de implementare. Echipele de implementare Boromir si Dynamics trebuie sa analizeze acesti factori de risc si impreuna trebuie sa ia decizii pentru a evita si minimiza riscurile ca unele din functionalitati sa nu fie implementate corespunzator.</w:t>
      </w:r>
    </w:p>
    <w:tbl>
      <w:tblPr>
        <w:tblW w:w="0" w:type="auto"/>
        <w:tblBorders>
          <w:top w:val="single" w:sz="8" w:space="0" w:color="C0504D"/>
          <w:left w:val="single" w:sz="8" w:space="0" w:color="C0504D"/>
          <w:bottom w:val="single" w:sz="8" w:space="0" w:color="C0504D"/>
          <w:right w:val="single" w:sz="8" w:space="0" w:color="C0504D"/>
        </w:tblBorders>
        <w:tblLook w:val="04A0"/>
      </w:tblPr>
      <w:tblGrid>
        <w:gridCol w:w="534"/>
        <w:gridCol w:w="4252"/>
        <w:gridCol w:w="3969"/>
        <w:gridCol w:w="1028"/>
      </w:tblGrid>
      <w:tr w:rsidR="00FF72CB" w:rsidRPr="002D4E96" w:rsidTr="00FF72CB">
        <w:trPr>
          <w:tblHeader/>
        </w:trPr>
        <w:tc>
          <w:tcPr>
            <w:tcW w:w="534" w:type="dxa"/>
            <w:shd w:val="clear" w:color="auto" w:fill="C0504D"/>
          </w:tcPr>
          <w:p w:rsidR="00FF72CB" w:rsidRPr="002D4E96" w:rsidRDefault="00FF72CB" w:rsidP="00E0478F">
            <w:pPr>
              <w:rPr>
                <w:b/>
                <w:bCs/>
                <w:noProof/>
                <w:color w:val="FFFFFF"/>
                <w:lang w:val="ro-RO"/>
              </w:rPr>
            </w:pPr>
            <w:r w:rsidRPr="002D4E96">
              <w:rPr>
                <w:b/>
                <w:bCs/>
                <w:noProof/>
                <w:color w:val="FFFFFF"/>
                <w:lang w:val="ro-RO"/>
              </w:rPr>
              <w:t>Ref</w:t>
            </w:r>
          </w:p>
        </w:tc>
        <w:tc>
          <w:tcPr>
            <w:tcW w:w="4252" w:type="dxa"/>
            <w:shd w:val="clear" w:color="auto" w:fill="C0504D"/>
          </w:tcPr>
          <w:p w:rsidR="00FF72CB" w:rsidRPr="002D4E96" w:rsidRDefault="00FF72CB" w:rsidP="00E0478F">
            <w:pPr>
              <w:rPr>
                <w:b/>
                <w:bCs/>
                <w:noProof/>
                <w:color w:val="FFFFFF"/>
                <w:lang w:val="ro-RO"/>
              </w:rPr>
            </w:pPr>
            <w:r>
              <w:rPr>
                <w:b/>
                <w:bCs/>
                <w:noProof/>
                <w:color w:val="FFFFFF"/>
                <w:lang w:val="ro-RO"/>
              </w:rPr>
              <w:t>Risc</w:t>
            </w:r>
          </w:p>
        </w:tc>
        <w:tc>
          <w:tcPr>
            <w:tcW w:w="3969" w:type="dxa"/>
            <w:tcBorders>
              <w:bottom w:val="single" w:sz="8" w:space="0" w:color="C0504D"/>
            </w:tcBorders>
            <w:shd w:val="clear" w:color="auto" w:fill="C0504D"/>
          </w:tcPr>
          <w:p w:rsidR="00FF72CB" w:rsidRPr="002D4E96" w:rsidRDefault="00FF72CB" w:rsidP="00E0478F">
            <w:pPr>
              <w:rPr>
                <w:b/>
                <w:bCs/>
                <w:noProof/>
                <w:color w:val="FFFFFF"/>
                <w:lang w:val="ro-RO"/>
              </w:rPr>
            </w:pPr>
            <w:r>
              <w:rPr>
                <w:b/>
                <w:bCs/>
                <w:noProof/>
                <w:color w:val="FFFFFF"/>
                <w:lang w:val="ro-RO"/>
              </w:rPr>
              <w:t>Minimizare Risc</w:t>
            </w:r>
          </w:p>
        </w:tc>
        <w:tc>
          <w:tcPr>
            <w:tcW w:w="1028" w:type="dxa"/>
            <w:tcBorders>
              <w:bottom w:val="single" w:sz="8" w:space="0" w:color="C0504D"/>
            </w:tcBorders>
            <w:shd w:val="clear" w:color="auto" w:fill="C0504D"/>
          </w:tcPr>
          <w:p w:rsidR="00FF72CB" w:rsidRPr="002D4E96" w:rsidRDefault="00FF72CB" w:rsidP="00E0478F">
            <w:pPr>
              <w:rPr>
                <w:b/>
                <w:bCs/>
                <w:noProof/>
                <w:color w:val="FFFFFF"/>
                <w:lang w:val="ro-RO"/>
              </w:rPr>
            </w:pPr>
            <w:r>
              <w:rPr>
                <w:b/>
                <w:bCs/>
                <w:noProof/>
                <w:color w:val="FFFFFF"/>
                <w:lang w:val="ro-RO"/>
              </w:rPr>
              <w:t xml:space="preserve">Impact </w:t>
            </w:r>
          </w:p>
        </w:tc>
      </w:tr>
      <w:tr w:rsidR="00FF72CB" w:rsidRPr="002D4E96" w:rsidTr="00FF72CB">
        <w:tc>
          <w:tcPr>
            <w:tcW w:w="534" w:type="dxa"/>
            <w:tcBorders>
              <w:top w:val="single" w:sz="8" w:space="0" w:color="C0504D"/>
              <w:left w:val="single" w:sz="8" w:space="0" w:color="C0504D"/>
              <w:bottom w:val="single" w:sz="8" w:space="0" w:color="C0504D"/>
            </w:tcBorders>
            <w:shd w:val="clear" w:color="auto" w:fill="E5B8B7" w:themeFill="accent2" w:themeFillTint="66"/>
          </w:tcPr>
          <w:p w:rsidR="00FF72CB" w:rsidRPr="002D4E96" w:rsidRDefault="00FF72CB" w:rsidP="00FF72CB">
            <w:pPr>
              <w:numPr>
                <w:ilvl w:val="0"/>
                <w:numId w:val="36"/>
              </w:numPr>
              <w:rPr>
                <w:b/>
                <w:bCs/>
                <w:noProof/>
                <w:lang w:val="ro-RO"/>
              </w:rPr>
            </w:pPr>
          </w:p>
        </w:tc>
        <w:tc>
          <w:tcPr>
            <w:tcW w:w="4252" w:type="dxa"/>
            <w:tcBorders>
              <w:top w:val="single" w:sz="8" w:space="0" w:color="C0504D"/>
              <w:bottom w:val="single" w:sz="8" w:space="0" w:color="C0504D"/>
            </w:tcBorders>
            <w:shd w:val="clear" w:color="auto" w:fill="E5B8B7" w:themeFill="accent2" w:themeFillTint="66"/>
          </w:tcPr>
          <w:p w:rsidR="00FF72CB" w:rsidRDefault="00FF72CB" w:rsidP="00E0478F">
            <w:pPr>
              <w:rPr>
                <w:noProof/>
                <w:lang w:val="ro-RO"/>
              </w:rPr>
            </w:pPr>
            <w:r>
              <w:rPr>
                <w:noProof/>
                <w:lang w:val="ro-RO"/>
              </w:rPr>
              <w:t>Consolidarea SKU din Scala pe baza de Cod EAN</w:t>
            </w:r>
          </w:p>
        </w:tc>
        <w:tc>
          <w:tcPr>
            <w:tcW w:w="3969" w:type="dxa"/>
            <w:tcBorders>
              <w:top w:val="single" w:sz="8" w:space="0" w:color="C0504D"/>
              <w:bottom w:val="single" w:sz="8" w:space="0" w:color="C0504D"/>
              <w:right w:val="nil"/>
            </w:tcBorders>
            <w:shd w:val="clear" w:color="auto" w:fill="E5B8B7" w:themeFill="accent2" w:themeFillTint="66"/>
          </w:tcPr>
          <w:p w:rsidR="00FF72CB" w:rsidRDefault="00FF72CB" w:rsidP="00E0478F">
            <w:pPr>
              <w:rPr>
                <w:noProof/>
                <w:lang w:val="ro-RO"/>
              </w:rPr>
            </w:pPr>
            <w:r>
              <w:rPr>
                <w:noProof/>
                <w:lang w:val="ro-RO"/>
              </w:rPr>
              <w:t>Alocarea unei echipe</w:t>
            </w:r>
            <w:r w:rsidR="00D11650">
              <w:rPr>
                <w:noProof/>
                <w:lang w:val="ro-RO"/>
              </w:rPr>
              <w:t xml:space="preserve"> responsabile</w:t>
            </w:r>
            <w:r w:rsidR="00037B52">
              <w:rPr>
                <w:noProof/>
                <w:lang w:val="ro-RO"/>
              </w:rPr>
              <w:t xml:space="preserve"> (echipa de nomenculatoare)</w:t>
            </w:r>
            <w:r w:rsidR="00D11650">
              <w:rPr>
                <w:noProof/>
                <w:lang w:val="ro-RO"/>
              </w:rPr>
              <w:t xml:space="preserve"> de codificarea EAN in cele 3 companii iScala pana la data agreata: </w:t>
            </w:r>
            <w:r w:rsidR="00037B52">
              <w:rPr>
                <w:noProof/>
                <w:highlight w:val="yellow"/>
                <w:lang w:val="ro-RO"/>
              </w:rPr>
              <w:t>01.01.2011</w:t>
            </w:r>
          </w:p>
        </w:tc>
        <w:tc>
          <w:tcPr>
            <w:tcW w:w="1028" w:type="dxa"/>
            <w:tcBorders>
              <w:top w:val="single" w:sz="8" w:space="0" w:color="C0504D"/>
              <w:left w:val="nil"/>
              <w:bottom w:val="single" w:sz="8" w:space="0" w:color="C0504D"/>
              <w:right w:val="single" w:sz="8" w:space="0" w:color="C0504D"/>
            </w:tcBorders>
            <w:shd w:val="clear" w:color="auto" w:fill="E5B8B7" w:themeFill="accent2" w:themeFillTint="66"/>
          </w:tcPr>
          <w:p w:rsidR="00FF72CB" w:rsidRDefault="00693538" w:rsidP="00E0478F">
            <w:pPr>
              <w:rPr>
                <w:noProof/>
                <w:lang w:val="ro-RO"/>
              </w:rPr>
            </w:pPr>
            <w:r>
              <w:rPr>
                <w:noProof/>
                <w:lang w:val="ro-RO"/>
              </w:rPr>
              <w:t>Major</w:t>
            </w:r>
          </w:p>
        </w:tc>
      </w:tr>
      <w:tr w:rsidR="00FF72CB" w:rsidRPr="002D4E96" w:rsidTr="00FF72CB">
        <w:tc>
          <w:tcPr>
            <w:tcW w:w="534" w:type="dxa"/>
            <w:tcBorders>
              <w:top w:val="single" w:sz="8" w:space="0" w:color="C0504D"/>
              <w:left w:val="single" w:sz="8" w:space="0" w:color="C0504D"/>
              <w:bottom w:val="single" w:sz="8" w:space="0" w:color="C0504D"/>
            </w:tcBorders>
            <w:shd w:val="clear" w:color="auto" w:fill="E5B8B7" w:themeFill="accent2" w:themeFillTint="66"/>
          </w:tcPr>
          <w:p w:rsidR="00FF72CB" w:rsidRPr="002D4E96" w:rsidRDefault="00FF72CB" w:rsidP="00FF72CB">
            <w:pPr>
              <w:numPr>
                <w:ilvl w:val="0"/>
                <w:numId w:val="36"/>
              </w:numPr>
              <w:rPr>
                <w:b/>
                <w:bCs/>
                <w:noProof/>
                <w:lang w:val="ro-RO"/>
              </w:rPr>
            </w:pPr>
          </w:p>
        </w:tc>
        <w:tc>
          <w:tcPr>
            <w:tcW w:w="4252" w:type="dxa"/>
            <w:tcBorders>
              <w:top w:val="single" w:sz="8" w:space="0" w:color="C0504D"/>
              <w:bottom w:val="single" w:sz="8" w:space="0" w:color="C0504D"/>
            </w:tcBorders>
            <w:shd w:val="clear" w:color="auto" w:fill="E5B8B7" w:themeFill="accent2" w:themeFillTint="66"/>
          </w:tcPr>
          <w:p w:rsidR="00FF72CB" w:rsidRDefault="00FF72CB" w:rsidP="00E0478F">
            <w:pPr>
              <w:rPr>
                <w:noProof/>
                <w:lang w:val="ro-RO"/>
              </w:rPr>
            </w:pPr>
            <w:r>
              <w:rPr>
                <w:noProof/>
                <w:lang w:val="ro-RO"/>
              </w:rPr>
              <w:t xml:space="preserve">Clasificarea pe grupe de produs in </w:t>
            </w:r>
            <w:r w:rsidRPr="001E1CA4">
              <w:rPr>
                <w:noProof/>
                <w:highlight w:val="yellow"/>
                <w:lang w:val="ro-RO"/>
              </w:rPr>
              <w:t xml:space="preserve">Scala </w:t>
            </w:r>
          </w:p>
        </w:tc>
        <w:tc>
          <w:tcPr>
            <w:tcW w:w="3969" w:type="dxa"/>
            <w:tcBorders>
              <w:top w:val="single" w:sz="8" w:space="0" w:color="C0504D"/>
              <w:bottom w:val="single" w:sz="8" w:space="0" w:color="C0504D"/>
              <w:right w:val="nil"/>
            </w:tcBorders>
            <w:shd w:val="clear" w:color="auto" w:fill="E5B8B7" w:themeFill="accent2" w:themeFillTint="66"/>
          </w:tcPr>
          <w:p w:rsidR="00FF72CB" w:rsidRDefault="00FF72CB" w:rsidP="00E0478F">
            <w:pPr>
              <w:rPr>
                <w:noProof/>
                <w:lang w:val="ro-RO"/>
              </w:rPr>
            </w:pPr>
            <w:r>
              <w:rPr>
                <w:noProof/>
                <w:lang w:val="ro-RO"/>
              </w:rPr>
              <w:t>Decizie la nivel de companie unde se face</w:t>
            </w:r>
            <w:r w:rsidR="001E1CA4">
              <w:rPr>
                <w:noProof/>
                <w:lang w:val="ro-RO"/>
              </w:rPr>
              <w:t>.</w:t>
            </w:r>
          </w:p>
          <w:p w:rsidR="001E1CA4" w:rsidRDefault="001E1CA4" w:rsidP="00E0478F">
            <w:pPr>
              <w:rPr>
                <w:noProof/>
                <w:lang w:val="ro-RO"/>
              </w:rPr>
            </w:pPr>
            <w:r>
              <w:rPr>
                <w:noProof/>
                <w:lang w:val="ro-RO"/>
              </w:rPr>
              <w:t>Este necesara decizia organizatiei vis-a-vis de sistem CRM / Scala</w:t>
            </w:r>
          </w:p>
          <w:p w:rsidR="00FF72CB" w:rsidRDefault="00FF72CB" w:rsidP="00E0478F">
            <w:pPr>
              <w:rPr>
                <w:noProof/>
                <w:lang w:val="ro-RO"/>
              </w:rPr>
            </w:pPr>
            <w:r>
              <w:rPr>
                <w:noProof/>
                <w:lang w:val="ro-RO"/>
              </w:rPr>
              <w:t xml:space="preserve">Echipa </w:t>
            </w:r>
            <w:r w:rsidR="00641104">
              <w:rPr>
                <w:noProof/>
                <w:lang w:val="ro-RO"/>
              </w:rPr>
              <w:t>responsabila</w:t>
            </w:r>
            <w:r w:rsidR="00037B52">
              <w:rPr>
                <w:noProof/>
                <w:lang w:val="ro-RO"/>
              </w:rPr>
              <w:t>(echipa de nomenculatoare)</w:t>
            </w:r>
            <w:r w:rsidR="00641104">
              <w:rPr>
                <w:noProof/>
                <w:lang w:val="ro-RO"/>
              </w:rPr>
              <w:t xml:space="preserve"> </w:t>
            </w:r>
            <w:r>
              <w:rPr>
                <w:noProof/>
                <w:lang w:val="ro-RO"/>
              </w:rPr>
              <w:t>de clasificare a produselor</w:t>
            </w:r>
            <w:r w:rsidR="00641104">
              <w:rPr>
                <w:noProof/>
                <w:lang w:val="ro-RO"/>
              </w:rPr>
              <w:t xml:space="preserve"> pana la data agreata </w:t>
            </w:r>
            <w:r w:rsidR="00615AE8">
              <w:rPr>
                <w:noProof/>
                <w:highlight w:val="yellow"/>
                <w:lang w:val="ro-RO"/>
              </w:rPr>
              <w:t>01.01.2011</w:t>
            </w:r>
          </w:p>
        </w:tc>
        <w:tc>
          <w:tcPr>
            <w:tcW w:w="1028" w:type="dxa"/>
            <w:tcBorders>
              <w:top w:val="single" w:sz="8" w:space="0" w:color="C0504D"/>
              <w:left w:val="nil"/>
              <w:bottom w:val="single" w:sz="8" w:space="0" w:color="C0504D"/>
              <w:right w:val="single" w:sz="8" w:space="0" w:color="C0504D"/>
            </w:tcBorders>
            <w:shd w:val="clear" w:color="auto" w:fill="E5B8B7" w:themeFill="accent2" w:themeFillTint="66"/>
          </w:tcPr>
          <w:p w:rsidR="00FF72CB" w:rsidRDefault="00693538" w:rsidP="00E0478F">
            <w:pPr>
              <w:rPr>
                <w:noProof/>
                <w:lang w:val="ro-RO"/>
              </w:rPr>
            </w:pPr>
            <w:r>
              <w:rPr>
                <w:noProof/>
                <w:lang w:val="ro-RO"/>
              </w:rPr>
              <w:t>Major</w:t>
            </w:r>
          </w:p>
        </w:tc>
      </w:tr>
      <w:tr w:rsidR="00FF72CB" w:rsidRPr="002D4E96" w:rsidTr="005E072C">
        <w:tc>
          <w:tcPr>
            <w:tcW w:w="534" w:type="dxa"/>
            <w:tcBorders>
              <w:top w:val="single" w:sz="8" w:space="0" w:color="C0504D"/>
              <w:left w:val="single" w:sz="8" w:space="0" w:color="C0504D"/>
              <w:bottom w:val="single" w:sz="8" w:space="0" w:color="C0504D"/>
            </w:tcBorders>
            <w:shd w:val="clear" w:color="auto" w:fill="FFCC66"/>
          </w:tcPr>
          <w:p w:rsidR="00FF72CB" w:rsidRPr="002D4E96" w:rsidRDefault="00FF72CB" w:rsidP="00FF72CB">
            <w:pPr>
              <w:numPr>
                <w:ilvl w:val="0"/>
                <w:numId w:val="36"/>
              </w:numPr>
              <w:rPr>
                <w:b/>
                <w:bCs/>
                <w:noProof/>
                <w:lang w:val="ro-RO"/>
              </w:rPr>
            </w:pPr>
          </w:p>
        </w:tc>
        <w:tc>
          <w:tcPr>
            <w:tcW w:w="4252" w:type="dxa"/>
            <w:tcBorders>
              <w:top w:val="single" w:sz="8" w:space="0" w:color="C0504D"/>
              <w:bottom w:val="single" w:sz="8" w:space="0" w:color="C0504D"/>
            </w:tcBorders>
            <w:shd w:val="clear" w:color="auto" w:fill="FFCC66"/>
          </w:tcPr>
          <w:p w:rsidR="00FF72CB" w:rsidRDefault="00DA45AB" w:rsidP="00DA45AB">
            <w:pPr>
              <w:rPr>
                <w:noProof/>
                <w:lang w:val="ro-RO"/>
              </w:rPr>
            </w:pPr>
            <w:r>
              <w:rPr>
                <w:noProof/>
                <w:lang w:val="ro-RO"/>
              </w:rPr>
              <w:t>Utilizatori r</w:t>
            </w:r>
            <w:r w:rsidR="00FF72CB">
              <w:rPr>
                <w:noProof/>
                <w:lang w:val="ro-RO"/>
              </w:rPr>
              <w:t>efractari</w:t>
            </w:r>
            <w:r>
              <w:rPr>
                <w:noProof/>
                <w:lang w:val="ro-RO"/>
              </w:rPr>
              <w:t xml:space="preserve"> la folosirea noului sistem CRM</w:t>
            </w:r>
            <w:r w:rsidR="00FB2619">
              <w:rPr>
                <w:noProof/>
                <w:lang w:val="ro-RO"/>
              </w:rPr>
              <w:t xml:space="preserve"> si promovarea interna a sistemului</w:t>
            </w:r>
          </w:p>
        </w:tc>
        <w:tc>
          <w:tcPr>
            <w:tcW w:w="3969" w:type="dxa"/>
            <w:tcBorders>
              <w:top w:val="single" w:sz="8" w:space="0" w:color="C0504D"/>
              <w:bottom w:val="single" w:sz="8" w:space="0" w:color="C0504D"/>
              <w:right w:val="nil"/>
            </w:tcBorders>
            <w:shd w:val="clear" w:color="auto" w:fill="FFCC66"/>
          </w:tcPr>
          <w:p w:rsidR="00FF72CB" w:rsidRDefault="00FF72CB" w:rsidP="00077827">
            <w:pPr>
              <w:rPr>
                <w:noProof/>
                <w:lang w:val="ro-RO"/>
              </w:rPr>
            </w:pPr>
            <w:r>
              <w:rPr>
                <w:noProof/>
              </w:rPr>
              <w:t xml:space="preserve">Alegerea a </w:t>
            </w:r>
            <w:r w:rsidR="00077827">
              <w:rPr>
                <w:noProof/>
              </w:rPr>
              <w:t>5</w:t>
            </w:r>
            <w:r>
              <w:rPr>
                <w:noProof/>
              </w:rPr>
              <w:t xml:space="preserve"> ASM</w:t>
            </w:r>
            <w:r w:rsidR="00B935A2">
              <w:rPr>
                <w:noProof/>
              </w:rPr>
              <w:t>,</w:t>
            </w:r>
            <w:r>
              <w:rPr>
                <w:noProof/>
              </w:rPr>
              <w:t xml:space="preserve"> Key-useri pentru invatarea si promovarea</w:t>
            </w:r>
            <w:r w:rsidR="00B935A2">
              <w:rPr>
                <w:noProof/>
              </w:rPr>
              <w:t xml:space="preserve"> interna beneficiilor pe care le aduce</w:t>
            </w:r>
            <w:r>
              <w:rPr>
                <w:noProof/>
              </w:rPr>
              <w:t xml:space="preserve"> sistemul</w:t>
            </w:r>
            <w:r w:rsidR="00B935A2">
              <w:rPr>
                <w:noProof/>
              </w:rPr>
              <w:t xml:space="preserve"> CRM</w:t>
            </w:r>
          </w:p>
        </w:tc>
        <w:tc>
          <w:tcPr>
            <w:tcW w:w="1028" w:type="dxa"/>
            <w:tcBorders>
              <w:top w:val="single" w:sz="8" w:space="0" w:color="C0504D"/>
              <w:left w:val="nil"/>
              <w:bottom w:val="single" w:sz="8" w:space="0" w:color="C0504D"/>
              <w:right w:val="single" w:sz="8" w:space="0" w:color="C0504D"/>
            </w:tcBorders>
            <w:shd w:val="clear" w:color="auto" w:fill="FFCC66"/>
          </w:tcPr>
          <w:p w:rsidR="00FF72CB" w:rsidRDefault="00FF72CB" w:rsidP="00E0478F">
            <w:pPr>
              <w:rPr>
                <w:noProof/>
                <w:lang w:val="ro-RO"/>
              </w:rPr>
            </w:pPr>
            <w:r>
              <w:rPr>
                <w:noProof/>
                <w:lang w:val="ro-RO"/>
              </w:rPr>
              <w:t>Mediu</w:t>
            </w:r>
          </w:p>
        </w:tc>
      </w:tr>
      <w:tr w:rsidR="00FF72CB" w:rsidRPr="002D4E96" w:rsidTr="005E072C">
        <w:tc>
          <w:tcPr>
            <w:tcW w:w="534" w:type="dxa"/>
            <w:shd w:val="clear" w:color="auto" w:fill="FFCC66"/>
          </w:tcPr>
          <w:p w:rsidR="00FF72CB" w:rsidRPr="002D4E96" w:rsidRDefault="00FF72CB" w:rsidP="00FF72CB">
            <w:pPr>
              <w:numPr>
                <w:ilvl w:val="0"/>
                <w:numId w:val="36"/>
              </w:numPr>
              <w:rPr>
                <w:b/>
                <w:bCs/>
                <w:noProof/>
                <w:lang w:val="ro-RO"/>
              </w:rPr>
            </w:pPr>
          </w:p>
        </w:tc>
        <w:tc>
          <w:tcPr>
            <w:tcW w:w="4252" w:type="dxa"/>
            <w:shd w:val="clear" w:color="auto" w:fill="FFCC66"/>
          </w:tcPr>
          <w:p w:rsidR="00FF72CB" w:rsidRDefault="00FF72CB" w:rsidP="00E0478F">
            <w:pPr>
              <w:rPr>
                <w:noProof/>
              </w:rPr>
            </w:pPr>
            <w:r>
              <w:rPr>
                <w:noProof/>
              </w:rPr>
              <w:t>Mapare manuala a distribuitorilor din EMA cu cele din Scala de catre Admin</w:t>
            </w:r>
          </w:p>
          <w:p w:rsidR="00FF72CB" w:rsidRPr="005E072C" w:rsidRDefault="00FF72CB" w:rsidP="00E0478F">
            <w:pPr>
              <w:pStyle w:val="ListParagraph"/>
              <w:numPr>
                <w:ilvl w:val="0"/>
                <w:numId w:val="35"/>
              </w:numPr>
              <w:rPr>
                <w:noProof/>
                <w:sz w:val="20"/>
                <w:szCs w:val="20"/>
              </w:rPr>
            </w:pPr>
            <w:r w:rsidRPr="005E072C">
              <w:rPr>
                <w:noProof/>
                <w:sz w:val="20"/>
                <w:szCs w:val="20"/>
              </w:rPr>
              <w:t>In cazul in care maparea unei companii este incorecta aceasta nu va fi actualizata cu informatii din alte sisteme, de exemplu nu va avea asociati clienti finali din EMA</w:t>
            </w:r>
          </w:p>
          <w:p w:rsidR="00FF72CB" w:rsidRPr="005E072C" w:rsidRDefault="00FF72CB" w:rsidP="00E0478F">
            <w:pPr>
              <w:pStyle w:val="ListParagraph"/>
              <w:numPr>
                <w:ilvl w:val="0"/>
                <w:numId w:val="35"/>
              </w:numPr>
              <w:rPr>
                <w:noProof/>
                <w:sz w:val="20"/>
                <w:szCs w:val="20"/>
              </w:rPr>
            </w:pPr>
            <w:r w:rsidRPr="005E072C">
              <w:rPr>
                <w:noProof/>
                <w:sz w:val="20"/>
                <w:szCs w:val="20"/>
              </w:rPr>
              <w:t xml:space="preserve">In cazul in care pentru o companie a fost introdus un </w:t>
            </w:r>
            <w:r w:rsidR="005E072C">
              <w:rPr>
                <w:noProof/>
                <w:sz w:val="20"/>
                <w:szCs w:val="20"/>
              </w:rPr>
              <w:t>codDistribuitor iScala</w:t>
            </w:r>
            <w:r w:rsidRPr="005E072C">
              <w:rPr>
                <w:noProof/>
                <w:sz w:val="20"/>
                <w:szCs w:val="20"/>
              </w:rPr>
              <w:t xml:space="preserve"> eronat, pentru aceasta companie se va face maparea cu o alta companie</w:t>
            </w:r>
          </w:p>
          <w:p w:rsidR="00FF72CB" w:rsidRPr="007E215A" w:rsidRDefault="00FF72CB" w:rsidP="00E0478F">
            <w:pPr>
              <w:pStyle w:val="ListParagraph"/>
              <w:numPr>
                <w:ilvl w:val="0"/>
                <w:numId w:val="35"/>
              </w:numPr>
              <w:rPr>
                <w:noProof/>
              </w:rPr>
            </w:pPr>
            <w:r w:rsidRPr="005E072C">
              <w:rPr>
                <w:noProof/>
                <w:sz w:val="20"/>
                <w:szCs w:val="20"/>
              </w:rPr>
              <w:t>In cazul in care pentru o companie a fost introdus Cod Fiscal eronat, pentru aceasta companie se va face maparea cu o alta companie</w:t>
            </w:r>
          </w:p>
        </w:tc>
        <w:tc>
          <w:tcPr>
            <w:tcW w:w="3969" w:type="dxa"/>
            <w:tcBorders>
              <w:top w:val="single" w:sz="8" w:space="0" w:color="C0504D"/>
              <w:bottom w:val="single" w:sz="8" w:space="0" w:color="C0504D"/>
            </w:tcBorders>
            <w:shd w:val="clear" w:color="auto" w:fill="FFCC66"/>
          </w:tcPr>
          <w:p w:rsidR="00FF72CB" w:rsidRDefault="00FF72CB" w:rsidP="00E0478F">
            <w:pPr>
              <w:rPr>
                <w:noProof/>
              </w:rPr>
            </w:pPr>
            <w:r>
              <w:rPr>
                <w:noProof/>
              </w:rPr>
              <w:t>Administratorul trebuie sa se asigure in permanenta ca maparea este corecta la importul initial dar si ulterior unor modificari survenite in Scala sau EMA</w:t>
            </w:r>
          </w:p>
          <w:p w:rsidR="000169FE" w:rsidRDefault="000169FE" w:rsidP="00E0478F">
            <w:pPr>
              <w:rPr>
                <w:noProof/>
              </w:rPr>
            </w:pPr>
            <w:r>
              <w:rPr>
                <w:noProof/>
              </w:rPr>
              <w:t>Va fi o zona tampon in care se vor stoca datele inca nevalidate (manual) din EMA. In CRM vor ajunge doar date</w:t>
            </w:r>
            <w:r w:rsidR="007A2E7E">
              <w:rPr>
                <w:noProof/>
              </w:rPr>
              <w:t xml:space="preserve"> (despre clienti directi)</w:t>
            </w:r>
            <w:r>
              <w:rPr>
                <w:noProof/>
              </w:rPr>
              <w:t xml:space="preserve"> marcate ca fiind validate.</w:t>
            </w:r>
          </w:p>
        </w:tc>
        <w:tc>
          <w:tcPr>
            <w:tcW w:w="1028" w:type="dxa"/>
            <w:tcBorders>
              <w:top w:val="single" w:sz="8" w:space="0" w:color="C0504D"/>
              <w:bottom w:val="single" w:sz="8" w:space="0" w:color="C0504D"/>
              <w:right w:val="single" w:sz="8" w:space="0" w:color="C0504D"/>
            </w:tcBorders>
            <w:shd w:val="clear" w:color="auto" w:fill="FFCC66"/>
          </w:tcPr>
          <w:p w:rsidR="00FF72CB" w:rsidRDefault="00FF72CB" w:rsidP="00E0478F">
            <w:pPr>
              <w:rPr>
                <w:noProof/>
                <w:lang w:val="ro-RO"/>
              </w:rPr>
            </w:pPr>
            <w:r>
              <w:rPr>
                <w:noProof/>
                <w:lang w:val="ro-RO"/>
              </w:rPr>
              <w:t>Mediu</w:t>
            </w:r>
          </w:p>
        </w:tc>
      </w:tr>
      <w:tr w:rsidR="00FF72CB" w:rsidRPr="002D4E96" w:rsidTr="005E072C">
        <w:tc>
          <w:tcPr>
            <w:tcW w:w="534" w:type="dxa"/>
            <w:tcBorders>
              <w:top w:val="single" w:sz="8" w:space="0" w:color="C0504D"/>
              <w:left w:val="single" w:sz="8" w:space="0" w:color="C0504D"/>
              <w:bottom w:val="single" w:sz="8" w:space="0" w:color="C0504D"/>
            </w:tcBorders>
            <w:shd w:val="clear" w:color="auto" w:fill="FFCC66"/>
          </w:tcPr>
          <w:p w:rsidR="00FF72CB" w:rsidRPr="002D4E96" w:rsidRDefault="00FF72CB" w:rsidP="00FF72CB">
            <w:pPr>
              <w:numPr>
                <w:ilvl w:val="0"/>
                <w:numId w:val="36"/>
              </w:numPr>
              <w:rPr>
                <w:b/>
                <w:bCs/>
                <w:noProof/>
                <w:lang w:val="ro-RO"/>
              </w:rPr>
            </w:pPr>
          </w:p>
        </w:tc>
        <w:tc>
          <w:tcPr>
            <w:tcW w:w="4252" w:type="dxa"/>
            <w:tcBorders>
              <w:top w:val="single" w:sz="8" w:space="0" w:color="C0504D"/>
              <w:bottom w:val="single" w:sz="8" w:space="0" w:color="C0504D"/>
            </w:tcBorders>
            <w:shd w:val="clear" w:color="auto" w:fill="FFCC66"/>
          </w:tcPr>
          <w:p w:rsidR="00FF72CB" w:rsidRDefault="00FF72CB" w:rsidP="00E0478F">
            <w:pPr>
              <w:rPr>
                <w:noProof/>
              </w:rPr>
            </w:pPr>
            <w:r>
              <w:rPr>
                <w:noProof/>
              </w:rPr>
              <w:t>Maparea produselor din EMA cu cele din Scala</w:t>
            </w:r>
          </w:p>
        </w:tc>
        <w:tc>
          <w:tcPr>
            <w:tcW w:w="3969" w:type="dxa"/>
            <w:tcBorders>
              <w:top w:val="single" w:sz="8" w:space="0" w:color="C0504D"/>
              <w:bottom w:val="single" w:sz="8" w:space="0" w:color="C0504D"/>
              <w:right w:val="nil"/>
            </w:tcBorders>
            <w:shd w:val="clear" w:color="auto" w:fill="FFCC66"/>
          </w:tcPr>
          <w:p w:rsidR="00FF72CB" w:rsidRDefault="00FF72CB" w:rsidP="00E0478F">
            <w:pPr>
              <w:rPr>
                <w:noProof/>
              </w:rPr>
            </w:pPr>
            <w:r>
              <w:rPr>
                <w:noProof/>
              </w:rPr>
              <w:t>Administratorul trebuie sa se asigure in permanenta ca maparea este corecta la importul initial dar si ulterior unor modificari survenite in Scala sau EMA</w:t>
            </w:r>
          </w:p>
        </w:tc>
        <w:tc>
          <w:tcPr>
            <w:tcW w:w="1028" w:type="dxa"/>
            <w:tcBorders>
              <w:top w:val="single" w:sz="8" w:space="0" w:color="C0504D"/>
              <w:left w:val="nil"/>
              <w:bottom w:val="single" w:sz="8" w:space="0" w:color="C0504D"/>
              <w:right w:val="single" w:sz="8" w:space="0" w:color="C0504D"/>
            </w:tcBorders>
            <w:shd w:val="clear" w:color="auto" w:fill="FFCC66"/>
          </w:tcPr>
          <w:p w:rsidR="00FF72CB" w:rsidRDefault="00FF72CB" w:rsidP="00E0478F">
            <w:pPr>
              <w:rPr>
                <w:noProof/>
                <w:lang w:val="ro-RO"/>
              </w:rPr>
            </w:pPr>
            <w:r>
              <w:rPr>
                <w:noProof/>
                <w:lang w:val="ro-RO"/>
              </w:rPr>
              <w:t>Mediu</w:t>
            </w:r>
          </w:p>
        </w:tc>
      </w:tr>
      <w:tr w:rsidR="00FF72CB" w:rsidRPr="002D4E96" w:rsidTr="00FF72CB">
        <w:tc>
          <w:tcPr>
            <w:tcW w:w="534" w:type="dxa"/>
            <w:tcBorders>
              <w:bottom w:val="single" w:sz="8" w:space="0" w:color="C0504D"/>
            </w:tcBorders>
            <w:shd w:val="clear" w:color="auto" w:fill="D6E3BC" w:themeFill="accent3" w:themeFillTint="66"/>
          </w:tcPr>
          <w:p w:rsidR="00FF72CB" w:rsidRPr="002D4E96" w:rsidRDefault="00FF72CB" w:rsidP="00E0478F">
            <w:pPr>
              <w:numPr>
                <w:ilvl w:val="0"/>
                <w:numId w:val="36"/>
              </w:numPr>
              <w:rPr>
                <w:b/>
                <w:bCs/>
                <w:noProof/>
                <w:lang w:val="ro-RO"/>
              </w:rPr>
            </w:pPr>
          </w:p>
        </w:tc>
        <w:tc>
          <w:tcPr>
            <w:tcW w:w="4252" w:type="dxa"/>
            <w:tcBorders>
              <w:bottom w:val="single" w:sz="8" w:space="0" w:color="C0504D"/>
            </w:tcBorders>
            <w:shd w:val="clear" w:color="auto" w:fill="D6E3BC" w:themeFill="accent3" w:themeFillTint="66"/>
          </w:tcPr>
          <w:p w:rsidR="00FF72CB" w:rsidRDefault="00FF72CB" w:rsidP="00E0478F">
            <w:pPr>
              <w:rPr>
                <w:noProof/>
                <w:lang w:val="ro-RO"/>
              </w:rPr>
            </w:pPr>
            <w:r>
              <w:rPr>
                <w:noProof/>
                <w:lang w:val="ro-RO"/>
              </w:rPr>
              <w:t>Baxarea presupune coduri EAN diferite</w:t>
            </w:r>
            <w:r w:rsidR="005E39C1">
              <w:rPr>
                <w:noProof/>
                <w:lang w:val="ro-RO"/>
              </w:rPr>
              <w:t xml:space="preserve"> si are impact in rapoartele la nivel de produs</w:t>
            </w:r>
          </w:p>
        </w:tc>
        <w:tc>
          <w:tcPr>
            <w:tcW w:w="3969" w:type="dxa"/>
            <w:tcBorders>
              <w:top w:val="single" w:sz="8" w:space="0" w:color="C0504D"/>
              <w:bottom w:val="single" w:sz="8" w:space="0" w:color="C0504D"/>
            </w:tcBorders>
            <w:shd w:val="clear" w:color="auto" w:fill="D6E3BC" w:themeFill="accent3" w:themeFillTint="66"/>
          </w:tcPr>
          <w:p w:rsidR="00FF72CB" w:rsidRDefault="00FF72CB" w:rsidP="00E0478F">
            <w:pPr>
              <w:rPr>
                <w:noProof/>
                <w:lang w:val="ro-RO"/>
              </w:rPr>
            </w:pPr>
            <w:r>
              <w:rPr>
                <w:noProof/>
                <w:lang w:val="ro-RO"/>
              </w:rPr>
              <w:t>Administratorul trebuie sa prezinte organizarea curenta</w:t>
            </w:r>
            <w:r w:rsidR="00B21A23">
              <w:rPr>
                <w:noProof/>
                <w:lang w:val="ro-RO"/>
              </w:rPr>
              <w:t xml:space="preserve"> in iScala</w:t>
            </w:r>
          </w:p>
        </w:tc>
        <w:tc>
          <w:tcPr>
            <w:tcW w:w="1028" w:type="dxa"/>
            <w:tcBorders>
              <w:top w:val="single" w:sz="8" w:space="0" w:color="C0504D"/>
              <w:bottom w:val="single" w:sz="8" w:space="0" w:color="C0504D"/>
              <w:right w:val="single" w:sz="8" w:space="0" w:color="C0504D"/>
            </w:tcBorders>
            <w:shd w:val="clear" w:color="auto" w:fill="D6E3BC" w:themeFill="accent3" w:themeFillTint="66"/>
          </w:tcPr>
          <w:p w:rsidR="00FF72CB" w:rsidRDefault="00FF72CB" w:rsidP="00E0478F">
            <w:pPr>
              <w:rPr>
                <w:noProof/>
                <w:lang w:val="ro-RO"/>
              </w:rPr>
            </w:pPr>
            <w:r>
              <w:rPr>
                <w:noProof/>
                <w:lang w:val="ro-RO"/>
              </w:rPr>
              <w:t>Mic</w:t>
            </w:r>
          </w:p>
        </w:tc>
      </w:tr>
      <w:tr w:rsidR="00FF72CB" w:rsidRPr="002D4E96" w:rsidTr="00FF72CB">
        <w:tc>
          <w:tcPr>
            <w:tcW w:w="534" w:type="dxa"/>
            <w:tcBorders>
              <w:top w:val="single" w:sz="8" w:space="0" w:color="C0504D"/>
            </w:tcBorders>
            <w:shd w:val="clear" w:color="auto" w:fill="D6E3BC" w:themeFill="accent3" w:themeFillTint="66"/>
          </w:tcPr>
          <w:p w:rsidR="00FF72CB" w:rsidRPr="002D4E96" w:rsidRDefault="00FF72CB" w:rsidP="00FF72CB">
            <w:pPr>
              <w:numPr>
                <w:ilvl w:val="0"/>
                <w:numId w:val="36"/>
              </w:numPr>
              <w:rPr>
                <w:b/>
                <w:bCs/>
                <w:noProof/>
                <w:lang w:val="ro-RO"/>
              </w:rPr>
            </w:pPr>
          </w:p>
        </w:tc>
        <w:tc>
          <w:tcPr>
            <w:tcW w:w="4252" w:type="dxa"/>
            <w:tcBorders>
              <w:top w:val="single" w:sz="8" w:space="0" w:color="C0504D"/>
            </w:tcBorders>
            <w:shd w:val="clear" w:color="auto" w:fill="D6E3BC" w:themeFill="accent3" w:themeFillTint="66"/>
          </w:tcPr>
          <w:p w:rsidR="00FF72CB" w:rsidRDefault="00FF72CB" w:rsidP="00E0478F">
            <w:pPr>
              <w:rPr>
                <w:noProof/>
              </w:rPr>
            </w:pPr>
            <w:r>
              <w:rPr>
                <w:noProof/>
              </w:rPr>
              <w:t>Culegerea corecta a datelor in EMA</w:t>
            </w:r>
          </w:p>
          <w:p w:rsidR="00C93F76" w:rsidRDefault="00C93F76" w:rsidP="00E0478F">
            <w:pPr>
              <w:rPr>
                <w:noProof/>
              </w:rPr>
            </w:pPr>
            <w:r>
              <w:rPr>
                <w:noProof/>
              </w:rPr>
              <w:t>Deduplicarea si corectarea informatiilor in EMA inainte de import. Duplicarile si inconsistentele din EMA se vor propaga la nivelul CRM-ului</w:t>
            </w:r>
          </w:p>
        </w:tc>
        <w:tc>
          <w:tcPr>
            <w:tcW w:w="3969" w:type="dxa"/>
            <w:tcBorders>
              <w:top w:val="single" w:sz="8" w:space="0" w:color="C0504D"/>
              <w:bottom w:val="single" w:sz="8" w:space="0" w:color="C0504D"/>
            </w:tcBorders>
            <w:shd w:val="clear" w:color="auto" w:fill="D6E3BC" w:themeFill="accent3" w:themeFillTint="66"/>
          </w:tcPr>
          <w:p w:rsidR="00FF72CB" w:rsidRDefault="00FF72CB" w:rsidP="00E0478F">
            <w:pPr>
              <w:rPr>
                <w:noProof/>
              </w:rPr>
            </w:pPr>
            <w:r>
              <w:rPr>
                <w:noProof/>
              </w:rPr>
              <w:t>Controlul</w:t>
            </w:r>
            <w:r w:rsidR="00A74F2F">
              <w:rPr>
                <w:noProof/>
              </w:rPr>
              <w:t xml:space="preserve"> continuu a</w:t>
            </w:r>
            <w:r>
              <w:rPr>
                <w:noProof/>
              </w:rPr>
              <w:t xml:space="preserve"> ASM-ul asupra </w:t>
            </w:r>
            <w:r w:rsidR="00A74F2F">
              <w:rPr>
                <w:noProof/>
              </w:rPr>
              <w:t xml:space="preserve">corectitudinii </w:t>
            </w:r>
            <w:r>
              <w:rPr>
                <w:noProof/>
              </w:rPr>
              <w:t>informatiilor din CRM</w:t>
            </w:r>
          </w:p>
          <w:p w:rsidR="009018A7" w:rsidRDefault="009018A7" w:rsidP="00E0478F">
            <w:pPr>
              <w:rPr>
                <w:noProof/>
              </w:rPr>
            </w:pPr>
            <w:r>
              <w:rPr>
                <w:noProof/>
              </w:rPr>
              <w:t>Administratorul treb</w:t>
            </w:r>
            <w:r w:rsidR="00BC399A">
              <w:rPr>
                <w:noProof/>
              </w:rPr>
              <w:t>uie sa asigure corectitudinea,</w:t>
            </w:r>
            <w:r>
              <w:rPr>
                <w:noProof/>
              </w:rPr>
              <w:t xml:space="preserve"> consistenta</w:t>
            </w:r>
            <w:r w:rsidR="00BC399A">
              <w:rPr>
                <w:noProof/>
              </w:rPr>
              <w:t xml:space="preserve"> si unicitatea</w:t>
            </w:r>
            <w:r>
              <w:rPr>
                <w:noProof/>
              </w:rPr>
              <w:t xml:space="preserve"> datelor provenite din EMA</w:t>
            </w:r>
          </w:p>
        </w:tc>
        <w:tc>
          <w:tcPr>
            <w:tcW w:w="1028" w:type="dxa"/>
            <w:tcBorders>
              <w:top w:val="single" w:sz="8" w:space="0" w:color="C0504D"/>
              <w:bottom w:val="single" w:sz="8" w:space="0" w:color="C0504D"/>
              <w:right w:val="single" w:sz="8" w:space="0" w:color="C0504D"/>
            </w:tcBorders>
            <w:shd w:val="clear" w:color="auto" w:fill="D6E3BC" w:themeFill="accent3" w:themeFillTint="66"/>
          </w:tcPr>
          <w:p w:rsidR="00FF72CB" w:rsidRDefault="00FF72CB" w:rsidP="00E0478F">
            <w:pPr>
              <w:rPr>
                <w:noProof/>
                <w:lang w:val="ro-RO"/>
              </w:rPr>
            </w:pPr>
            <w:r>
              <w:rPr>
                <w:noProof/>
                <w:lang w:val="ro-RO"/>
              </w:rPr>
              <w:t>Mic</w:t>
            </w:r>
          </w:p>
        </w:tc>
      </w:tr>
    </w:tbl>
    <w:p w:rsidR="00565F53" w:rsidRPr="007D2FFF" w:rsidRDefault="00565F53" w:rsidP="00D66801">
      <w:pPr>
        <w:spacing w:before="0" w:after="0"/>
        <w:rPr>
          <w:noProof/>
          <w:lang w:val="ro-RO"/>
        </w:rPr>
      </w:pPr>
    </w:p>
    <w:sectPr w:rsidR="00565F53" w:rsidRPr="007D2FFF" w:rsidSect="00FF72CB">
      <w:headerReference w:type="even" r:id="rId28"/>
      <w:headerReference w:type="default" r:id="rId29"/>
      <w:footerReference w:type="default" r:id="rId30"/>
      <w:footerReference w:type="first" r:id="rId31"/>
      <w:pgSz w:w="11907" w:h="16840" w:code="9"/>
      <w:pgMar w:top="1843" w:right="1170" w:bottom="1276" w:left="1170" w:header="270" w:footer="0"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80950" w:rsidRDefault="00480950" w:rsidP="00F5671D">
      <w:r>
        <w:separator/>
      </w:r>
    </w:p>
    <w:p w:rsidR="00480950" w:rsidRDefault="00480950"/>
    <w:p w:rsidR="00480950" w:rsidRDefault="00480950" w:rsidP="00DA35B9"/>
    <w:p w:rsidR="00480950" w:rsidRDefault="00480950" w:rsidP="00D47E21"/>
    <w:p w:rsidR="00480950" w:rsidRDefault="00480950" w:rsidP="00A94394"/>
    <w:p w:rsidR="00480950" w:rsidRDefault="00480950" w:rsidP="00A94394"/>
    <w:p w:rsidR="00480950" w:rsidRDefault="00480950" w:rsidP="00A94394"/>
    <w:p w:rsidR="00480950" w:rsidRDefault="00480950" w:rsidP="006274D3"/>
    <w:p w:rsidR="00480950" w:rsidRDefault="00480950" w:rsidP="006274D3"/>
    <w:p w:rsidR="00480950" w:rsidRDefault="00480950" w:rsidP="006274D3"/>
    <w:p w:rsidR="00480950" w:rsidRDefault="00480950" w:rsidP="001077AF"/>
    <w:p w:rsidR="00480950" w:rsidRDefault="00480950" w:rsidP="001077AF"/>
    <w:p w:rsidR="00480950" w:rsidRDefault="00480950"/>
    <w:p w:rsidR="00480950" w:rsidRDefault="00480950" w:rsidP="005A04E5"/>
    <w:p w:rsidR="00480950" w:rsidRDefault="00480950" w:rsidP="00211E1C"/>
    <w:p w:rsidR="00480950" w:rsidRDefault="00480950"/>
    <w:p w:rsidR="00480950" w:rsidRDefault="00480950" w:rsidP="00623E94"/>
    <w:p w:rsidR="00480950" w:rsidRDefault="00480950"/>
    <w:p w:rsidR="00480950" w:rsidRDefault="00480950" w:rsidP="007D6239"/>
    <w:p w:rsidR="00480950" w:rsidRDefault="00480950" w:rsidP="007D6239"/>
    <w:p w:rsidR="00480950" w:rsidRDefault="00480950" w:rsidP="007D6239"/>
    <w:p w:rsidR="00480950" w:rsidRDefault="00480950"/>
    <w:p w:rsidR="00480950" w:rsidRDefault="00480950" w:rsidP="002B47E1"/>
    <w:p w:rsidR="00480950" w:rsidRDefault="00480950" w:rsidP="002B47E1"/>
  </w:endnote>
  <w:endnote w:type="continuationSeparator" w:id="0">
    <w:p w:rsidR="00480950" w:rsidRDefault="00480950" w:rsidP="00F5671D">
      <w:r>
        <w:continuationSeparator/>
      </w:r>
    </w:p>
    <w:p w:rsidR="00480950" w:rsidRDefault="00480950"/>
    <w:p w:rsidR="00480950" w:rsidRDefault="00480950" w:rsidP="00DA35B9"/>
    <w:p w:rsidR="00480950" w:rsidRDefault="00480950" w:rsidP="00D47E21"/>
    <w:p w:rsidR="00480950" w:rsidRDefault="00480950" w:rsidP="00A94394"/>
    <w:p w:rsidR="00480950" w:rsidRDefault="00480950" w:rsidP="00A94394"/>
    <w:p w:rsidR="00480950" w:rsidRDefault="00480950" w:rsidP="00A94394"/>
    <w:p w:rsidR="00480950" w:rsidRDefault="00480950" w:rsidP="006274D3"/>
    <w:p w:rsidR="00480950" w:rsidRDefault="00480950" w:rsidP="006274D3"/>
    <w:p w:rsidR="00480950" w:rsidRDefault="00480950" w:rsidP="006274D3"/>
    <w:p w:rsidR="00480950" w:rsidRDefault="00480950" w:rsidP="001077AF"/>
    <w:p w:rsidR="00480950" w:rsidRDefault="00480950" w:rsidP="001077AF"/>
    <w:p w:rsidR="00480950" w:rsidRDefault="00480950"/>
    <w:p w:rsidR="00480950" w:rsidRDefault="00480950" w:rsidP="005A04E5"/>
    <w:p w:rsidR="00480950" w:rsidRDefault="00480950" w:rsidP="00211E1C"/>
    <w:p w:rsidR="00480950" w:rsidRDefault="00480950"/>
    <w:p w:rsidR="00480950" w:rsidRDefault="00480950" w:rsidP="00623E94"/>
    <w:p w:rsidR="00480950" w:rsidRDefault="00480950"/>
    <w:p w:rsidR="00480950" w:rsidRDefault="00480950" w:rsidP="007D6239"/>
    <w:p w:rsidR="00480950" w:rsidRDefault="00480950" w:rsidP="007D6239"/>
    <w:p w:rsidR="00480950" w:rsidRDefault="00480950" w:rsidP="007D6239"/>
    <w:p w:rsidR="00480950" w:rsidRDefault="00480950"/>
    <w:p w:rsidR="00480950" w:rsidRDefault="00480950" w:rsidP="002B47E1"/>
    <w:p w:rsidR="00480950" w:rsidRDefault="00480950" w:rsidP="002B47E1"/>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Arial">
    <w:panose1 w:val="020B0604020202020204"/>
    <w:charset w:val="EE"/>
    <w:family w:val="swiss"/>
    <w:pitch w:val="variable"/>
    <w:sig w:usb0="E0002AFF" w:usb1="C0007843"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A00002EF" w:usb1="4000207B" w:usb2="00000000" w:usb3="00000000" w:csb0="0000009F" w:csb1="00000000"/>
  </w:font>
  <w:font w:name="Cambria">
    <w:panose1 w:val="02040503050406030204"/>
    <w:charset w:val="EE"/>
    <w:family w:val="roman"/>
    <w:pitch w:val="variable"/>
    <w:sig w:usb0="A00002EF" w:usb1="4000004B" w:usb2="00000000" w:usb3="00000000" w:csb0="0000009F" w:csb1="00000000"/>
  </w:font>
  <w:font w:name="Tahoma">
    <w:panose1 w:val="020B0604030504040204"/>
    <w:charset w:val="EE"/>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9160B" w:rsidRDefault="0009160B">
    <w:pPr>
      <w:pStyle w:val="Footer"/>
      <w:jc w:val="center"/>
      <w:rPr>
        <w:rFonts w:cs="Arial"/>
        <w:sz w:val="18"/>
        <w:szCs w:val="18"/>
      </w:rPr>
    </w:pPr>
    <w:r>
      <w:rPr>
        <w:rFonts w:cs="Arial"/>
        <w:sz w:val="18"/>
        <w:szCs w:val="18"/>
      </w:rPr>
      <w:t xml:space="preserve">Matricia Solutions S.R.L. </w:t>
    </w:r>
    <w:r>
      <w:rPr>
        <w:rFonts w:ascii="Arial" w:hAnsi="Arial" w:cs="Arial"/>
        <w:sz w:val="18"/>
        <w:szCs w:val="18"/>
      </w:rPr>
      <w:t>●</w:t>
    </w:r>
    <w:r>
      <w:rPr>
        <w:rFonts w:cs="Arial"/>
        <w:sz w:val="18"/>
        <w:szCs w:val="18"/>
      </w:rPr>
      <w:t xml:space="preserve"> Tel. +40 21 2071240 </w:t>
    </w:r>
    <w:r>
      <w:rPr>
        <w:rFonts w:ascii="Arial" w:hAnsi="Arial" w:cs="Arial"/>
        <w:sz w:val="18"/>
        <w:szCs w:val="18"/>
      </w:rPr>
      <w:t>●</w:t>
    </w:r>
    <w:r>
      <w:rPr>
        <w:rFonts w:cs="Arial"/>
        <w:sz w:val="18"/>
        <w:szCs w:val="18"/>
      </w:rPr>
      <w:t xml:space="preserve"> Fax +40 21 2071231 </w:t>
    </w:r>
    <w:r>
      <w:rPr>
        <w:rFonts w:ascii="Arial" w:hAnsi="Arial" w:cs="Arial"/>
        <w:sz w:val="18"/>
        <w:szCs w:val="18"/>
      </w:rPr>
      <w:t>●</w:t>
    </w:r>
    <w:r>
      <w:rPr>
        <w:rFonts w:cs="Arial"/>
        <w:sz w:val="18"/>
        <w:szCs w:val="18"/>
      </w:rPr>
      <w:t xml:space="preserve"> </w:t>
    </w:r>
    <w:hyperlink r:id="rId1" w:history="1">
      <w:r>
        <w:rPr>
          <w:rStyle w:val="Hyperlink"/>
          <w:rFonts w:cs="Arial"/>
          <w:sz w:val="18"/>
          <w:szCs w:val="18"/>
        </w:rPr>
        <w:t>www.matricia.ro</w:t>
      </w:r>
    </w:hyperlink>
  </w:p>
  <w:p w:rsidR="0009160B" w:rsidRDefault="0009160B">
    <w:pPr>
      <w:pStyle w:val="Footer"/>
      <w:jc w:val="center"/>
      <w:rPr>
        <w:rFonts w:cs="Arial"/>
        <w:sz w:val="18"/>
        <w:szCs w:val="18"/>
      </w:rPr>
    </w:pPr>
  </w:p>
  <w:p w:rsidR="0009160B" w:rsidRDefault="0009160B">
    <w:pPr>
      <w:pStyle w:val="Footer"/>
      <w:jc w:val="center"/>
    </w:pPr>
    <w:fldSimple w:instr=" PAGE   \* MERGEFORMAT ">
      <w:r w:rsidR="00647007">
        <w:rPr>
          <w:noProof/>
        </w:rPr>
        <w:t>21</w:t>
      </w:r>
    </w:fldSimple>
  </w:p>
  <w:p w:rsidR="0009160B" w:rsidRPr="00782D03" w:rsidRDefault="0009160B" w:rsidP="00782D03">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9160B" w:rsidRDefault="0009160B" w:rsidP="00782D03">
    <w:pPr>
      <w:pStyle w:val="Footer"/>
      <w:rPr>
        <w:sz w:val="16"/>
        <w:szCs w:val="16"/>
      </w:rPr>
    </w:pPr>
  </w:p>
  <w:p w:rsidR="0009160B" w:rsidRPr="000D28E2" w:rsidRDefault="0009160B" w:rsidP="00782D03">
    <w:pPr>
      <w:pStyle w:val="Footer"/>
      <w:rPr>
        <w:szCs w:val="16"/>
      </w:rPr>
    </w:pPr>
  </w:p>
  <w:p w:rsidR="0009160B" w:rsidRDefault="0009160B">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80950" w:rsidRDefault="00480950" w:rsidP="00F5671D">
      <w:r>
        <w:separator/>
      </w:r>
    </w:p>
    <w:p w:rsidR="00480950" w:rsidRDefault="00480950"/>
    <w:p w:rsidR="00480950" w:rsidRDefault="00480950" w:rsidP="00DA35B9"/>
    <w:p w:rsidR="00480950" w:rsidRDefault="00480950" w:rsidP="00D47E21"/>
    <w:p w:rsidR="00480950" w:rsidRDefault="00480950" w:rsidP="00A94394"/>
    <w:p w:rsidR="00480950" w:rsidRDefault="00480950" w:rsidP="00A94394"/>
    <w:p w:rsidR="00480950" w:rsidRDefault="00480950" w:rsidP="00A94394"/>
    <w:p w:rsidR="00480950" w:rsidRDefault="00480950" w:rsidP="006274D3"/>
    <w:p w:rsidR="00480950" w:rsidRDefault="00480950" w:rsidP="006274D3"/>
    <w:p w:rsidR="00480950" w:rsidRDefault="00480950" w:rsidP="006274D3"/>
    <w:p w:rsidR="00480950" w:rsidRDefault="00480950" w:rsidP="001077AF"/>
    <w:p w:rsidR="00480950" w:rsidRDefault="00480950" w:rsidP="001077AF"/>
    <w:p w:rsidR="00480950" w:rsidRDefault="00480950"/>
    <w:p w:rsidR="00480950" w:rsidRDefault="00480950" w:rsidP="005A04E5"/>
    <w:p w:rsidR="00480950" w:rsidRDefault="00480950" w:rsidP="00211E1C"/>
    <w:p w:rsidR="00480950" w:rsidRDefault="00480950"/>
    <w:p w:rsidR="00480950" w:rsidRDefault="00480950" w:rsidP="00623E94"/>
    <w:p w:rsidR="00480950" w:rsidRDefault="00480950"/>
    <w:p w:rsidR="00480950" w:rsidRDefault="00480950" w:rsidP="007D6239"/>
    <w:p w:rsidR="00480950" w:rsidRDefault="00480950" w:rsidP="007D6239"/>
    <w:p w:rsidR="00480950" w:rsidRDefault="00480950" w:rsidP="007D6239"/>
    <w:p w:rsidR="00480950" w:rsidRDefault="00480950"/>
    <w:p w:rsidR="00480950" w:rsidRDefault="00480950" w:rsidP="002B47E1"/>
    <w:p w:rsidR="00480950" w:rsidRDefault="00480950" w:rsidP="002B47E1"/>
  </w:footnote>
  <w:footnote w:type="continuationSeparator" w:id="0">
    <w:p w:rsidR="00480950" w:rsidRDefault="00480950" w:rsidP="00F5671D">
      <w:r>
        <w:continuationSeparator/>
      </w:r>
    </w:p>
    <w:p w:rsidR="00480950" w:rsidRDefault="00480950"/>
    <w:p w:rsidR="00480950" w:rsidRDefault="00480950" w:rsidP="00DA35B9"/>
    <w:p w:rsidR="00480950" w:rsidRDefault="00480950" w:rsidP="00D47E21"/>
    <w:p w:rsidR="00480950" w:rsidRDefault="00480950" w:rsidP="00A94394"/>
    <w:p w:rsidR="00480950" w:rsidRDefault="00480950" w:rsidP="00A94394"/>
    <w:p w:rsidR="00480950" w:rsidRDefault="00480950" w:rsidP="00A94394"/>
    <w:p w:rsidR="00480950" w:rsidRDefault="00480950" w:rsidP="006274D3"/>
    <w:p w:rsidR="00480950" w:rsidRDefault="00480950" w:rsidP="006274D3"/>
    <w:p w:rsidR="00480950" w:rsidRDefault="00480950" w:rsidP="006274D3"/>
    <w:p w:rsidR="00480950" w:rsidRDefault="00480950" w:rsidP="001077AF"/>
    <w:p w:rsidR="00480950" w:rsidRDefault="00480950" w:rsidP="001077AF"/>
    <w:p w:rsidR="00480950" w:rsidRDefault="00480950"/>
    <w:p w:rsidR="00480950" w:rsidRDefault="00480950" w:rsidP="005A04E5"/>
    <w:p w:rsidR="00480950" w:rsidRDefault="00480950" w:rsidP="00211E1C"/>
    <w:p w:rsidR="00480950" w:rsidRDefault="00480950"/>
    <w:p w:rsidR="00480950" w:rsidRDefault="00480950" w:rsidP="00623E94"/>
    <w:p w:rsidR="00480950" w:rsidRDefault="00480950"/>
    <w:p w:rsidR="00480950" w:rsidRDefault="00480950" w:rsidP="007D6239"/>
    <w:p w:rsidR="00480950" w:rsidRDefault="00480950" w:rsidP="007D6239"/>
    <w:p w:rsidR="00480950" w:rsidRDefault="00480950" w:rsidP="007D6239"/>
    <w:p w:rsidR="00480950" w:rsidRDefault="00480950"/>
    <w:p w:rsidR="00480950" w:rsidRDefault="00480950" w:rsidP="002B47E1"/>
    <w:p w:rsidR="00480950" w:rsidRDefault="00480950" w:rsidP="002B47E1"/>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9160B" w:rsidRDefault="0009160B"/>
  <w:p w:rsidR="0009160B" w:rsidRDefault="0009160B"/>
  <w:p w:rsidR="0009160B" w:rsidRDefault="0009160B" w:rsidP="00D47E21"/>
  <w:p w:rsidR="0009160B" w:rsidRDefault="0009160B" w:rsidP="00A94394"/>
  <w:p w:rsidR="0009160B" w:rsidRDefault="0009160B" w:rsidP="00A94394"/>
  <w:p w:rsidR="0009160B" w:rsidRDefault="0009160B" w:rsidP="00A94394"/>
  <w:p w:rsidR="0009160B" w:rsidRDefault="0009160B" w:rsidP="006274D3"/>
  <w:p w:rsidR="0009160B" w:rsidRDefault="0009160B" w:rsidP="006274D3"/>
  <w:p w:rsidR="0009160B" w:rsidRDefault="0009160B" w:rsidP="006274D3"/>
  <w:p w:rsidR="0009160B" w:rsidRDefault="0009160B" w:rsidP="001077AF"/>
  <w:p w:rsidR="0009160B" w:rsidRDefault="0009160B" w:rsidP="001077AF"/>
  <w:p w:rsidR="0009160B" w:rsidRDefault="0009160B" w:rsidP="000A600F"/>
  <w:p w:rsidR="0009160B" w:rsidRDefault="0009160B" w:rsidP="005A04E5"/>
  <w:p w:rsidR="0009160B" w:rsidRDefault="0009160B" w:rsidP="00211E1C"/>
  <w:p w:rsidR="0009160B" w:rsidRDefault="0009160B" w:rsidP="00211E1C"/>
  <w:p w:rsidR="0009160B" w:rsidRDefault="0009160B" w:rsidP="00623E94"/>
  <w:p w:rsidR="0009160B" w:rsidRDefault="0009160B" w:rsidP="00623E94"/>
  <w:p w:rsidR="0009160B" w:rsidRDefault="0009160B" w:rsidP="007D6239"/>
  <w:p w:rsidR="0009160B" w:rsidRDefault="0009160B" w:rsidP="007D6239"/>
  <w:p w:rsidR="0009160B" w:rsidRDefault="0009160B" w:rsidP="007D6239"/>
  <w:p w:rsidR="0009160B" w:rsidRDefault="0009160B" w:rsidP="007D6239"/>
  <w:p w:rsidR="0009160B" w:rsidRDefault="0009160B" w:rsidP="002B47E1"/>
  <w:p w:rsidR="0009160B" w:rsidRDefault="0009160B" w:rsidP="002B47E1"/>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9160B" w:rsidRDefault="0009160B" w:rsidP="00D31111">
    <w:r>
      <w:rPr>
        <w:noProof/>
        <w:lang w:val="ro-RO" w:eastAsia="ro-RO"/>
      </w:rPr>
      <w:drawing>
        <wp:inline distT="0" distB="0" distL="0" distR="0">
          <wp:extent cx="2423795" cy="517525"/>
          <wp:effectExtent l="19050" t="0" r="0" b="0"/>
          <wp:docPr id="1" name="Picture 1" descr="matricia_loho_hrz_col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tricia_loho_hrz_color"/>
                  <pic:cNvPicPr>
                    <a:picLocks noChangeAspect="1" noChangeArrowheads="1"/>
                  </pic:cNvPicPr>
                </pic:nvPicPr>
                <pic:blipFill>
                  <a:blip r:embed="rId1"/>
                  <a:srcRect/>
                  <a:stretch>
                    <a:fillRect/>
                  </a:stretch>
                </pic:blipFill>
                <pic:spPr bwMode="auto">
                  <a:xfrm>
                    <a:off x="0" y="0"/>
                    <a:ext cx="2423795" cy="517525"/>
                  </a:xfrm>
                  <a:prstGeom prst="rect">
                    <a:avLst/>
                  </a:prstGeom>
                  <a:noFill/>
                  <a:ln w="9525">
                    <a:noFill/>
                    <a:miter lim="800000"/>
                    <a:headEnd/>
                    <a:tailEnd/>
                  </a:ln>
                </pic:spPr>
              </pic:pic>
            </a:graphicData>
          </a:graphic>
        </wp:inline>
      </w:drawing>
    </w:r>
    <w:r>
      <w:tab/>
    </w:r>
    <w:r>
      <w:tab/>
    </w:r>
    <w:r>
      <w:tab/>
    </w:r>
    <w:r>
      <w:tab/>
    </w:r>
    <w:r>
      <w:tab/>
    </w:r>
    <w:r>
      <w:tab/>
    </w:r>
    <w:r>
      <w:rPr>
        <w:caps/>
        <w:noProof/>
        <w:lang w:val="ro-RO" w:eastAsia="ro-RO"/>
      </w:rPr>
      <w:drawing>
        <wp:inline distT="0" distB="0" distL="0" distR="0">
          <wp:extent cx="991870" cy="810895"/>
          <wp:effectExtent l="19050" t="0" r="0" b="0"/>
          <wp:docPr id="2" name="Picture 2" descr="borom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oromir"/>
                  <pic:cNvPicPr>
                    <a:picLocks noChangeAspect="1" noChangeArrowheads="1"/>
                  </pic:cNvPicPr>
                </pic:nvPicPr>
                <pic:blipFill>
                  <a:blip r:embed="rId2"/>
                  <a:srcRect/>
                  <a:stretch>
                    <a:fillRect/>
                  </a:stretch>
                </pic:blipFill>
                <pic:spPr bwMode="auto">
                  <a:xfrm>
                    <a:off x="0" y="0"/>
                    <a:ext cx="991870" cy="810895"/>
                  </a:xfrm>
                  <a:prstGeom prst="rect">
                    <a:avLst/>
                  </a:prstGeom>
                  <a:noFill/>
                  <a:ln w="9525">
                    <a:noFill/>
                    <a:miter lim="800000"/>
                    <a:headEnd/>
                    <a:tailEnd/>
                  </a:ln>
                </pic:spPr>
              </pic:pic>
            </a:graphicData>
          </a:graphic>
        </wp:inline>
      </w:drawing>
    </w:r>
  </w:p>
  <w:p w:rsidR="0009160B" w:rsidRDefault="0009160B" w:rsidP="002B47E1"/>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9"/>
    <w:multiLevelType w:val="singleLevel"/>
    <w:tmpl w:val="789219F4"/>
    <w:lvl w:ilvl="0">
      <w:start w:val="1"/>
      <w:numFmt w:val="bullet"/>
      <w:pStyle w:val="ListBullet"/>
      <w:lvlText w:val=""/>
      <w:lvlJc w:val="left"/>
      <w:pPr>
        <w:tabs>
          <w:tab w:val="num" w:pos="360"/>
        </w:tabs>
        <w:ind w:left="360" w:hanging="360"/>
      </w:pPr>
      <w:rPr>
        <w:rFonts w:ascii="Symbol" w:hAnsi="Symbol" w:hint="default"/>
      </w:rPr>
    </w:lvl>
  </w:abstractNum>
  <w:abstractNum w:abstractNumId="1">
    <w:nsid w:val="036021CA"/>
    <w:multiLevelType w:val="hybridMultilevel"/>
    <w:tmpl w:val="2A3CA75E"/>
    <w:lvl w:ilvl="0" w:tplc="633A1178">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651784A"/>
    <w:multiLevelType w:val="hybridMultilevel"/>
    <w:tmpl w:val="D76E15BC"/>
    <w:lvl w:ilvl="0" w:tplc="BF5E31EE">
      <w:start w:val="15"/>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8FE1862"/>
    <w:multiLevelType w:val="hybridMultilevel"/>
    <w:tmpl w:val="2A3CA75E"/>
    <w:lvl w:ilvl="0" w:tplc="633A1178">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964613C"/>
    <w:multiLevelType w:val="hybridMultilevel"/>
    <w:tmpl w:val="2A3CA75E"/>
    <w:lvl w:ilvl="0" w:tplc="633A1178">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EFC1B19"/>
    <w:multiLevelType w:val="hybridMultilevel"/>
    <w:tmpl w:val="97202BAA"/>
    <w:lvl w:ilvl="0" w:tplc="3904B8EC">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nsid w:val="116E4A8D"/>
    <w:multiLevelType w:val="hybridMultilevel"/>
    <w:tmpl w:val="422049F6"/>
    <w:lvl w:ilvl="0" w:tplc="3904B8EC">
      <w:start w:val="1"/>
      <w:numFmt w:val="decimal"/>
      <w:lvlText w:val="%1"/>
      <w:lvlJc w:val="left"/>
      <w:pPr>
        <w:ind w:left="720" w:hanging="360"/>
      </w:pPr>
      <w:rPr>
        <w:rFonts w:hint="default"/>
      </w:rPr>
    </w:lvl>
    <w:lvl w:ilvl="1" w:tplc="04090005">
      <w:start w:val="1"/>
      <w:numFmt w:val="bullet"/>
      <w:lvlText w:val=""/>
      <w:lvlJc w:val="left"/>
      <w:pPr>
        <w:ind w:left="1440" w:hanging="360"/>
      </w:pPr>
      <w:rPr>
        <w:rFonts w:ascii="Wingdings" w:hAnsi="Wingdings"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298110A"/>
    <w:multiLevelType w:val="hybridMultilevel"/>
    <w:tmpl w:val="39561F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2D3567E"/>
    <w:multiLevelType w:val="hybridMultilevel"/>
    <w:tmpl w:val="3A682538"/>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15DD02C0"/>
    <w:multiLevelType w:val="hybridMultilevel"/>
    <w:tmpl w:val="2A3CA75E"/>
    <w:lvl w:ilvl="0" w:tplc="633A1178">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ABC4EC7"/>
    <w:multiLevelType w:val="hybridMultilevel"/>
    <w:tmpl w:val="2A3CA75E"/>
    <w:lvl w:ilvl="0" w:tplc="633A1178">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ADD57C9"/>
    <w:multiLevelType w:val="hybridMultilevel"/>
    <w:tmpl w:val="2A3CA75E"/>
    <w:lvl w:ilvl="0" w:tplc="633A1178">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DD933AF"/>
    <w:multiLevelType w:val="hybridMultilevel"/>
    <w:tmpl w:val="2A3CA75E"/>
    <w:lvl w:ilvl="0" w:tplc="633A1178">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5F30BD8"/>
    <w:multiLevelType w:val="hybridMultilevel"/>
    <w:tmpl w:val="2A3CA75E"/>
    <w:lvl w:ilvl="0" w:tplc="633A1178">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6183247"/>
    <w:multiLevelType w:val="hybridMultilevel"/>
    <w:tmpl w:val="2A3CA75E"/>
    <w:lvl w:ilvl="0" w:tplc="633A1178">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9E02F54"/>
    <w:multiLevelType w:val="hybridMultilevel"/>
    <w:tmpl w:val="2A3CA75E"/>
    <w:lvl w:ilvl="0" w:tplc="633A1178">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A011A40"/>
    <w:multiLevelType w:val="hybridMultilevel"/>
    <w:tmpl w:val="FC48055A"/>
    <w:lvl w:ilvl="0" w:tplc="0418000F">
      <w:start w:val="1"/>
      <w:numFmt w:val="decimal"/>
      <w:lvlText w:val="%1."/>
      <w:lvlJc w:val="left"/>
      <w:pPr>
        <w:ind w:left="720" w:hanging="360"/>
      </w:pPr>
      <w:rPr>
        <w:rFonts w:hint="default"/>
      </w:rPr>
    </w:lvl>
    <w:lvl w:ilvl="1" w:tplc="04180019">
      <w:start w:val="1"/>
      <w:numFmt w:val="lowerLetter"/>
      <w:lvlText w:val="%2."/>
      <w:lvlJc w:val="left"/>
      <w:pPr>
        <w:ind w:left="1440" w:hanging="360"/>
      </w:pPr>
    </w:lvl>
    <w:lvl w:ilvl="2" w:tplc="0418001B">
      <w:start w:val="1"/>
      <w:numFmt w:val="lowerRoman"/>
      <w:lvlText w:val="%3."/>
      <w:lvlJc w:val="right"/>
      <w:pPr>
        <w:ind w:left="2160" w:hanging="180"/>
      </w:pPr>
    </w:lvl>
    <w:lvl w:ilvl="3" w:tplc="0418000F">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17">
    <w:nsid w:val="2DAE32F7"/>
    <w:multiLevelType w:val="hybridMultilevel"/>
    <w:tmpl w:val="D2C2D912"/>
    <w:lvl w:ilvl="0" w:tplc="0418000F">
      <w:start w:val="1"/>
      <w:numFmt w:val="decimal"/>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18">
    <w:nsid w:val="311C30AA"/>
    <w:multiLevelType w:val="hybridMultilevel"/>
    <w:tmpl w:val="C7B291AA"/>
    <w:lvl w:ilvl="0" w:tplc="633A1178">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4B66007"/>
    <w:multiLevelType w:val="hybridMultilevel"/>
    <w:tmpl w:val="2A3CA75E"/>
    <w:lvl w:ilvl="0" w:tplc="633A1178">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5AA03BE"/>
    <w:multiLevelType w:val="hybridMultilevel"/>
    <w:tmpl w:val="25C8CFE8"/>
    <w:lvl w:ilvl="0" w:tplc="0418000F">
      <w:start w:val="1"/>
      <w:numFmt w:val="decimal"/>
      <w:lvlText w:val="%1."/>
      <w:lvlJc w:val="left"/>
      <w:pPr>
        <w:ind w:left="720" w:hanging="360"/>
      </w:pPr>
      <w:rPr>
        <w:rFonts w:hint="default"/>
      </w:rPr>
    </w:lvl>
    <w:lvl w:ilvl="1" w:tplc="04180019">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21">
    <w:nsid w:val="3C7634D0"/>
    <w:multiLevelType w:val="hybridMultilevel"/>
    <w:tmpl w:val="2A3CA75E"/>
    <w:lvl w:ilvl="0" w:tplc="633A1178">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3CC45993"/>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5398"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3">
    <w:nsid w:val="3D094B84"/>
    <w:multiLevelType w:val="hybridMultilevel"/>
    <w:tmpl w:val="2A3CA75E"/>
    <w:lvl w:ilvl="0" w:tplc="633A1178">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43AA1093"/>
    <w:multiLevelType w:val="hybridMultilevel"/>
    <w:tmpl w:val="2A3CA75E"/>
    <w:lvl w:ilvl="0" w:tplc="633A1178">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470E2C9F"/>
    <w:multiLevelType w:val="hybridMultilevel"/>
    <w:tmpl w:val="2A3CA75E"/>
    <w:lvl w:ilvl="0" w:tplc="633A1178">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47CC1D3D"/>
    <w:multiLevelType w:val="hybridMultilevel"/>
    <w:tmpl w:val="2A3CA75E"/>
    <w:lvl w:ilvl="0" w:tplc="633A1178">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4BC05973"/>
    <w:multiLevelType w:val="hybridMultilevel"/>
    <w:tmpl w:val="97202BAA"/>
    <w:lvl w:ilvl="0" w:tplc="3904B8EC">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nsid w:val="55C126B9"/>
    <w:multiLevelType w:val="hybridMultilevel"/>
    <w:tmpl w:val="7896A898"/>
    <w:lvl w:ilvl="0" w:tplc="757EF408">
      <w:start w:val="7800"/>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80D41CD"/>
    <w:multiLevelType w:val="hybridMultilevel"/>
    <w:tmpl w:val="2A3CA75E"/>
    <w:lvl w:ilvl="0" w:tplc="633A1178">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592D6C38"/>
    <w:multiLevelType w:val="hybridMultilevel"/>
    <w:tmpl w:val="2A3CA75E"/>
    <w:lvl w:ilvl="0" w:tplc="633A1178">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A1B088B"/>
    <w:multiLevelType w:val="hybridMultilevel"/>
    <w:tmpl w:val="2A3CA75E"/>
    <w:lvl w:ilvl="0" w:tplc="633A1178">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5F03377F"/>
    <w:multiLevelType w:val="hybridMultilevel"/>
    <w:tmpl w:val="2A3CA75E"/>
    <w:lvl w:ilvl="0" w:tplc="633A1178">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63421B56"/>
    <w:multiLevelType w:val="hybridMultilevel"/>
    <w:tmpl w:val="2A3CA75E"/>
    <w:lvl w:ilvl="0" w:tplc="633A1178">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66797997"/>
    <w:multiLevelType w:val="hybridMultilevel"/>
    <w:tmpl w:val="2A3CA75E"/>
    <w:lvl w:ilvl="0" w:tplc="633A1178">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6CDA2830"/>
    <w:multiLevelType w:val="hybridMultilevel"/>
    <w:tmpl w:val="2A3CA75E"/>
    <w:lvl w:ilvl="0" w:tplc="633A1178">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7AA973EB"/>
    <w:multiLevelType w:val="hybridMultilevel"/>
    <w:tmpl w:val="AF1098A8"/>
    <w:lvl w:ilvl="0" w:tplc="1450A93C">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BF12BF2"/>
    <w:multiLevelType w:val="hybridMultilevel"/>
    <w:tmpl w:val="48EE37E4"/>
    <w:lvl w:ilvl="0" w:tplc="757EF408">
      <w:start w:val="7800"/>
      <w:numFmt w:val="bullet"/>
      <w:lvlText w:val="-"/>
      <w:lvlJc w:val="left"/>
      <w:pPr>
        <w:ind w:left="108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7C8724B9"/>
    <w:multiLevelType w:val="hybridMultilevel"/>
    <w:tmpl w:val="2FD6A920"/>
    <w:lvl w:ilvl="0" w:tplc="FC2A93DE">
      <w:numFmt w:val="bullet"/>
      <w:lvlText w:val="-"/>
      <w:lvlJc w:val="left"/>
      <w:pPr>
        <w:ind w:left="720" w:hanging="360"/>
      </w:pPr>
      <w:rPr>
        <w:rFonts w:ascii="Calibri" w:eastAsia="Times New Roman" w:hAnsi="Calibri" w:cs="Times New Roman"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39">
    <w:nsid w:val="7E804BB0"/>
    <w:multiLevelType w:val="hybridMultilevel"/>
    <w:tmpl w:val="7EB8C746"/>
    <w:lvl w:ilvl="0" w:tplc="757EF408">
      <w:start w:val="7800"/>
      <w:numFmt w:val="bullet"/>
      <w:lvlText w:val="-"/>
      <w:lvlJc w:val="left"/>
      <w:pPr>
        <w:ind w:left="1080" w:hanging="360"/>
      </w:pPr>
      <w:rPr>
        <w:rFonts w:ascii="Calibri" w:eastAsia="Times New Roman" w:hAnsi="Calibri" w:cs="Calibri"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0"/>
  </w:num>
  <w:num w:numId="2">
    <w:abstractNumId w:val="20"/>
  </w:num>
  <w:num w:numId="3">
    <w:abstractNumId w:val="16"/>
  </w:num>
  <w:num w:numId="4">
    <w:abstractNumId w:val="22"/>
  </w:num>
  <w:num w:numId="5">
    <w:abstractNumId w:val="8"/>
  </w:num>
  <w:num w:numId="6">
    <w:abstractNumId w:val="6"/>
  </w:num>
  <w:num w:numId="7">
    <w:abstractNumId w:val="18"/>
  </w:num>
  <w:num w:numId="8">
    <w:abstractNumId w:val="39"/>
  </w:num>
  <w:num w:numId="9">
    <w:abstractNumId w:val="32"/>
  </w:num>
  <w:num w:numId="10">
    <w:abstractNumId w:val="15"/>
  </w:num>
  <w:num w:numId="11">
    <w:abstractNumId w:val="26"/>
  </w:num>
  <w:num w:numId="12">
    <w:abstractNumId w:val="25"/>
  </w:num>
  <w:num w:numId="13">
    <w:abstractNumId w:val="7"/>
  </w:num>
  <w:num w:numId="14">
    <w:abstractNumId w:val="12"/>
  </w:num>
  <w:num w:numId="15">
    <w:abstractNumId w:val="37"/>
  </w:num>
  <w:num w:numId="16">
    <w:abstractNumId w:val="29"/>
  </w:num>
  <w:num w:numId="17">
    <w:abstractNumId w:val="9"/>
  </w:num>
  <w:num w:numId="18">
    <w:abstractNumId w:val="35"/>
  </w:num>
  <w:num w:numId="19">
    <w:abstractNumId w:val="2"/>
  </w:num>
  <w:num w:numId="20">
    <w:abstractNumId w:val="33"/>
  </w:num>
  <w:num w:numId="21">
    <w:abstractNumId w:val="23"/>
  </w:num>
  <w:num w:numId="22">
    <w:abstractNumId w:val="4"/>
  </w:num>
  <w:num w:numId="23">
    <w:abstractNumId w:val="13"/>
  </w:num>
  <w:num w:numId="24">
    <w:abstractNumId w:val="19"/>
  </w:num>
  <w:num w:numId="25">
    <w:abstractNumId w:val="21"/>
  </w:num>
  <w:num w:numId="26">
    <w:abstractNumId w:val="11"/>
  </w:num>
  <w:num w:numId="27">
    <w:abstractNumId w:val="30"/>
  </w:num>
  <w:num w:numId="28">
    <w:abstractNumId w:val="1"/>
  </w:num>
  <w:num w:numId="29">
    <w:abstractNumId w:val="34"/>
  </w:num>
  <w:num w:numId="30">
    <w:abstractNumId w:val="3"/>
  </w:num>
  <w:num w:numId="31">
    <w:abstractNumId w:val="24"/>
  </w:num>
  <w:num w:numId="32">
    <w:abstractNumId w:val="10"/>
  </w:num>
  <w:num w:numId="33">
    <w:abstractNumId w:val="14"/>
  </w:num>
  <w:num w:numId="34">
    <w:abstractNumId w:val="38"/>
  </w:num>
  <w:num w:numId="35">
    <w:abstractNumId w:val="17"/>
  </w:num>
  <w:num w:numId="36">
    <w:abstractNumId w:val="31"/>
  </w:num>
  <w:num w:numId="37">
    <w:abstractNumId w:val="28"/>
  </w:num>
  <w:num w:numId="38">
    <w:abstractNumId w:val="36"/>
  </w:num>
  <w:num w:numId="39">
    <w:abstractNumId w:val="5"/>
  </w:num>
  <w:num w:numId="40">
    <w:abstractNumId w:val="27"/>
  </w:num>
  <w:numIdMacAtCleanup w:val="2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embedSystemFonts/>
  <w:hideSpellingErrors/>
  <w:activeWritingStyle w:appName="MSWord" w:lang="en-US" w:vendorID="64" w:dllVersion="131078" w:nlCheck="1" w:checkStyle="1"/>
  <w:activeWritingStyle w:appName="MSWord" w:lang="en-GB" w:vendorID="64" w:dllVersion="131078" w:nlCheck="1" w:checkStyle="1"/>
  <w:activeWritingStyle w:appName="MSWord" w:lang="fr-FR" w:vendorID="64" w:dllVersion="131078" w:nlCheck="1" w:checkStyle="1"/>
  <w:proofState w:grammar="clean"/>
  <w:stylePaneFormatFilter w:val="0004"/>
  <w:trackRevisions/>
  <w:defaultTabStop w:val="720"/>
  <w:hyphenationZone w:val="425"/>
  <w:drawingGridHorizontalSpacing w:val="100"/>
  <w:displayHorizontalDrawingGridEvery w:val="2"/>
  <w:characterSpacingControl w:val="doNotCompress"/>
  <w:hdrShapeDefaults>
    <o:shapedefaults v:ext="edit" spidmax="35842"/>
  </w:hdrShapeDefaults>
  <w:footnotePr>
    <w:footnote w:id="-1"/>
    <w:footnote w:id="0"/>
  </w:footnotePr>
  <w:endnotePr>
    <w:endnote w:id="-1"/>
    <w:endnote w:id="0"/>
  </w:endnotePr>
  <w:compat/>
  <w:rsids>
    <w:rsidRoot w:val="00336281"/>
    <w:rsid w:val="00000D10"/>
    <w:rsid w:val="00005F7F"/>
    <w:rsid w:val="00007174"/>
    <w:rsid w:val="00013013"/>
    <w:rsid w:val="00013316"/>
    <w:rsid w:val="00013CBF"/>
    <w:rsid w:val="000151B8"/>
    <w:rsid w:val="000157CE"/>
    <w:rsid w:val="00015AD2"/>
    <w:rsid w:val="0001616E"/>
    <w:rsid w:val="000169FE"/>
    <w:rsid w:val="00017139"/>
    <w:rsid w:val="000203B8"/>
    <w:rsid w:val="00020B8B"/>
    <w:rsid w:val="00021B36"/>
    <w:rsid w:val="0002470D"/>
    <w:rsid w:val="00024DA6"/>
    <w:rsid w:val="00025703"/>
    <w:rsid w:val="000267AF"/>
    <w:rsid w:val="00030302"/>
    <w:rsid w:val="00032A31"/>
    <w:rsid w:val="0003457F"/>
    <w:rsid w:val="00037B52"/>
    <w:rsid w:val="0004007D"/>
    <w:rsid w:val="00040CAA"/>
    <w:rsid w:val="00040E96"/>
    <w:rsid w:val="00040EAE"/>
    <w:rsid w:val="00043D78"/>
    <w:rsid w:val="0004483A"/>
    <w:rsid w:val="00045883"/>
    <w:rsid w:val="00047D21"/>
    <w:rsid w:val="0005128F"/>
    <w:rsid w:val="00053549"/>
    <w:rsid w:val="000557F4"/>
    <w:rsid w:val="00060D28"/>
    <w:rsid w:val="000620A8"/>
    <w:rsid w:val="000623BC"/>
    <w:rsid w:val="000640FC"/>
    <w:rsid w:val="000648CC"/>
    <w:rsid w:val="000702E9"/>
    <w:rsid w:val="00071056"/>
    <w:rsid w:val="0007590D"/>
    <w:rsid w:val="00076C56"/>
    <w:rsid w:val="0007773A"/>
    <w:rsid w:val="000777FC"/>
    <w:rsid w:val="00077827"/>
    <w:rsid w:val="00077D49"/>
    <w:rsid w:val="00077D6D"/>
    <w:rsid w:val="000848EA"/>
    <w:rsid w:val="000861F1"/>
    <w:rsid w:val="00087C54"/>
    <w:rsid w:val="00087D68"/>
    <w:rsid w:val="00090D1D"/>
    <w:rsid w:val="00090E44"/>
    <w:rsid w:val="0009160B"/>
    <w:rsid w:val="00091988"/>
    <w:rsid w:val="00096A6B"/>
    <w:rsid w:val="00097F7A"/>
    <w:rsid w:val="000A0BB5"/>
    <w:rsid w:val="000A2747"/>
    <w:rsid w:val="000A600F"/>
    <w:rsid w:val="000A60A4"/>
    <w:rsid w:val="000A71A3"/>
    <w:rsid w:val="000B1B29"/>
    <w:rsid w:val="000B70F8"/>
    <w:rsid w:val="000C078B"/>
    <w:rsid w:val="000C51AF"/>
    <w:rsid w:val="000D1EB8"/>
    <w:rsid w:val="000D24EB"/>
    <w:rsid w:val="000D2F1E"/>
    <w:rsid w:val="000D31C7"/>
    <w:rsid w:val="000D4E1A"/>
    <w:rsid w:val="000D4F70"/>
    <w:rsid w:val="000D571F"/>
    <w:rsid w:val="000E1C00"/>
    <w:rsid w:val="000E5CDD"/>
    <w:rsid w:val="000E6414"/>
    <w:rsid w:val="000E7FFE"/>
    <w:rsid w:val="000F1569"/>
    <w:rsid w:val="000F38B9"/>
    <w:rsid w:val="000F4F6F"/>
    <w:rsid w:val="00102F66"/>
    <w:rsid w:val="001032A2"/>
    <w:rsid w:val="00103728"/>
    <w:rsid w:val="001077AF"/>
    <w:rsid w:val="00110B05"/>
    <w:rsid w:val="00115610"/>
    <w:rsid w:val="00120E31"/>
    <w:rsid w:val="00121E32"/>
    <w:rsid w:val="00123F6B"/>
    <w:rsid w:val="00124EB6"/>
    <w:rsid w:val="00125B17"/>
    <w:rsid w:val="0013440F"/>
    <w:rsid w:val="00144127"/>
    <w:rsid w:val="0014688D"/>
    <w:rsid w:val="00150D82"/>
    <w:rsid w:val="001525B6"/>
    <w:rsid w:val="00153710"/>
    <w:rsid w:val="001573B2"/>
    <w:rsid w:val="00157814"/>
    <w:rsid w:val="001605B3"/>
    <w:rsid w:val="00160652"/>
    <w:rsid w:val="001633A4"/>
    <w:rsid w:val="001678AD"/>
    <w:rsid w:val="00167C73"/>
    <w:rsid w:val="00170907"/>
    <w:rsid w:val="00171B8F"/>
    <w:rsid w:val="0017378C"/>
    <w:rsid w:val="00173BF8"/>
    <w:rsid w:val="00174AAB"/>
    <w:rsid w:val="00182066"/>
    <w:rsid w:val="00184797"/>
    <w:rsid w:val="00184B3A"/>
    <w:rsid w:val="00184F9C"/>
    <w:rsid w:val="00185341"/>
    <w:rsid w:val="001929A7"/>
    <w:rsid w:val="001A0386"/>
    <w:rsid w:val="001A0BF0"/>
    <w:rsid w:val="001A3DC0"/>
    <w:rsid w:val="001A4E80"/>
    <w:rsid w:val="001B01E9"/>
    <w:rsid w:val="001B05DE"/>
    <w:rsid w:val="001B11AA"/>
    <w:rsid w:val="001B2376"/>
    <w:rsid w:val="001B2EF1"/>
    <w:rsid w:val="001B4A2D"/>
    <w:rsid w:val="001B6DA7"/>
    <w:rsid w:val="001C1A49"/>
    <w:rsid w:val="001C3C65"/>
    <w:rsid w:val="001C54C2"/>
    <w:rsid w:val="001C6C33"/>
    <w:rsid w:val="001D16D0"/>
    <w:rsid w:val="001D2EBF"/>
    <w:rsid w:val="001D4F30"/>
    <w:rsid w:val="001D569F"/>
    <w:rsid w:val="001D794C"/>
    <w:rsid w:val="001E0D23"/>
    <w:rsid w:val="001E1CA4"/>
    <w:rsid w:val="001E2182"/>
    <w:rsid w:val="001E4DEA"/>
    <w:rsid w:val="001F08CB"/>
    <w:rsid w:val="001F50AD"/>
    <w:rsid w:val="001F5D7A"/>
    <w:rsid w:val="001F71EB"/>
    <w:rsid w:val="00202CF4"/>
    <w:rsid w:val="00203479"/>
    <w:rsid w:val="002060C7"/>
    <w:rsid w:val="002064BD"/>
    <w:rsid w:val="00206706"/>
    <w:rsid w:val="002113ED"/>
    <w:rsid w:val="0021171D"/>
    <w:rsid w:val="00211E1C"/>
    <w:rsid w:val="00216055"/>
    <w:rsid w:val="00217B96"/>
    <w:rsid w:val="00222480"/>
    <w:rsid w:val="00224632"/>
    <w:rsid w:val="00225216"/>
    <w:rsid w:val="00227B35"/>
    <w:rsid w:val="00227FAE"/>
    <w:rsid w:val="0023114D"/>
    <w:rsid w:val="0023125F"/>
    <w:rsid w:val="00235A83"/>
    <w:rsid w:val="00235C1E"/>
    <w:rsid w:val="00235E22"/>
    <w:rsid w:val="00243680"/>
    <w:rsid w:val="00246389"/>
    <w:rsid w:val="00247E74"/>
    <w:rsid w:val="00255C37"/>
    <w:rsid w:val="0025652D"/>
    <w:rsid w:val="00260668"/>
    <w:rsid w:val="002640B6"/>
    <w:rsid w:val="00266143"/>
    <w:rsid w:val="00267388"/>
    <w:rsid w:val="00270273"/>
    <w:rsid w:val="0027698B"/>
    <w:rsid w:val="00277DBE"/>
    <w:rsid w:val="002804FE"/>
    <w:rsid w:val="00280D46"/>
    <w:rsid w:val="002810B4"/>
    <w:rsid w:val="00282A3B"/>
    <w:rsid w:val="00283BF6"/>
    <w:rsid w:val="00283C6E"/>
    <w:rsid w:val="002858A9"/>
    <w:rsid w:val="00287E52"/>
    <w:rsid w:val="002910AE"/>
    <w:rsid w:val="00292F99"/>
    <w:rsid w:val="002A09B5"/>
    <w:rsid w:val="002A3B43"/>
    <w:rsid w:val="002A3C3F"/>
    <w:rsid w:val="002A4BD5"/>
    <w:rsid w:val="002A4DF0"/>
    <w:rsid w:val="002A5DC1"/>
    <w:rsid w:val="002B286B"/>
    <w:rsid w:val="002B2D55"/>
    <w:rsid w:val="002B3102"/>
    <w:rsid w:val="002B37EA"/>
    <w:rsid w:val="002B47E1"/>
    <w:rsid w:val="002B6920"/>
    <w:rsid w:val="002B6D41"/>
    <w:rsid w:val="002B76E0"/>
    <w:rsid w:val="002C38F3"/>
    <w:rsid w:val="002C5E06"/>
    <w:rsid w:val="002C604B"/>
    <w:rsid w:val="002D00A3"/>
    <w:rsid w:val="002D1EAD"/>
    <w:rsid w:val="002D2661"/>
    <w:rsid w:val="002D4E96"/>
    <w:rsid w:val="002D5192"/>
    <w:rsid w:val="002E0667"/>
    <w:rsid w:val="002E1696"/>
    <w:rsid w:val="002E3219"/>
    <w:rsid w:val="002E41F1"/>
    <w:rsid w:val="002F31BF"/>
    <w:rsid w:val="002F603D"/>
    <w:rsid w:val="002F6A05"/>
    <w:rsid w:val="003007DA"/>
    <w:rsid w:val="003010A8"/>
    <w:rsid w:val="00303205"/>
    <w:rsid w:val="00303429"/>
    <w:rsid w:val="00304567"/>
    <w:rsid w:val="00314828"/>
    <w:rsid w:val="00317334"/>
    <w:rsid w:val="00324054"/>
    <w:rsid w:val="00326D3F"/>
    <w:rsid w:val="00330A3D"/>
    <w:rsid w:val="00330FC2"/>
    <w:rsid w:val="003346A0"/>
    <w:rsid w:val="003361A6"/>
    <w:rsid w:val="00336261"/>
    <w:rsid w:val="00336281"/>
    <w:rsid w:val="003408F5"/>
    <w:rsid w:val="0034220E"/>
    <w:rsid w:val="003441CA"/>
    <w:rsid w:val="00352D19"/>
    <w:rsid w:val="0035565D"/>
    <w:rsid w:val="0035646E"/>
    <w:rsid w:val="003603C6"/>
    <w:rsid w:val="003606EC"/>
    <w:rsid w:val="0036512E"/>
    <w:rsid w:val="003676E3"/>
    <w:rsid w:val="00370375"/>
    <w:rsid w:val="00373F67"/>
    <w:rsid w:val="00376BFB"/>
    <w:rsid w:val="00377194"/>
    <w:rsid w:val="00380264"/>
    <w:rsid w:val="00380319"/>
    <w:rsid w:val="003824D7"/>
    <w:rsid w:val="00383218"/>
    <w:rsid w:val="00387624"/>
    <w:rsid w:val="0038763A"/>
    <w:rsid w:val="0039171A"/>
    <w:rsid w:val="00391B63"/>
    <w:rsid w:val="00391D58"/>
    <w:rsid w:val="003923C7"/>
    <w:rsid w:val="00395947"/>
    <w:rsid w:val="003978B4"/>
    <w:rsid w:val="003A0BE6"/>
    <w:rsid w:val="003A0F89"/>
    <w:rsid w:val="003A1F37"/>
    <w:rsid w:val="003A2B44"/>
    <w:rsid w:val="003A4C3E"/>
    <w:rsid w:val="003A5C62"/>
    <w:rsid w:val="003A6C99"/>
    <w:rsid w:val="003A7142"/>
    <w:rsid w:val="003B099A"/>
    <w:rsid w:val="003B1210"/>
    <w:rsid w:val="003B160B"/>
    <w:rsid w:val="003B2138"/>
    <w:rsid w:val="003B4E36"/>
    <w:rsid w:val="003B67C4"/>
    <w:rsid w:val="003C2981"/>
    <w:rsid w:val="003C41D6"/>
    <w:rsid w:val="003C6FCD"/>
    <w:rsid w:val="003D0774"/>
    <w:rsid w:val="003D0ACE"/>
    <w:rsid w:val="003D3644"/>
    <w:rsid w:val="003D5EFB"/>
    <w:rsid w:val="003E14CE"/>
    <w:rsid w:val="003E3016"/>
    <w:rsid w:val="003E64DE"/>
    <w:rsid w:val="003F0DB9"/>
    <w:rsid w:val="003F0F98"/>
    <w:rsid w:val="003F131E"/>
    <w:rsid w:val="003F559B"/>
    <w:rsid w:val="003F65B2"/>
    <w:rsid w:val="00401982"/>
    <w:rsid w:val="00403495"/>
    <w:rsid w:val="004035F9"/>
    <w:rsid w:val="004054CC"/>
    <w:rsid w:val="00406064"/>
    <w:rsid w:val="00407195"/>
    <w:rsid w:val="00410B50"/>
    <w:rsid w:val="00410E01"/>
    <w:rsid w:val="00416688"/>
    <w:rsid w:val="0042089F"/>
    <w:rsid w:val="00421AF1"/>
    <w:rsid w:val="00421F5A"/>
    <w:rsid w:val="00432F0F"/>
    <w:rsid w:val="004334D4"/>
    <w:rsid w:val="00434FCC"/>
    <w:rsid w:val="0044055D"/>
    <w:rsid w:val="00443961"/>
    <w:rsid w:val="00444D11"/>
    <w:rsid w:val="00450E56"/>
    <w:rsid w:val="00453722"/>
    <w:rsid w:val="004539B7"/>
    <w:rsid w:val="00453CB7"/>
    <w:rsid w:val="00462E06"/>
    <w:rsid w:val="00467AC4"/>
    <w:rsid w:val="004735E1"/>
    <w:rsid w:val="004743AB"/>
    <w:rsid w:val="00480950"/>
    <w:rsid w:val="0048413B"/>
    <w:rsid w:val="00486FD5"/>
    <w:rsid w:val="00491636"/>
    <w:rsid w:val="00491BE3"/>
    <w:rsid w:val="00494B1F"/>
    <w:rsid w:val="00495459"/>
    <w:rsid w:val="004A1B83"/>
    <w:rsid w:val="004A1F92"/>
    <w:rsid w:val="004A2A03"/>
    <w:rsid w:val="004A363D"/>
    <w:rsid w:val="004A3EFB"/>
    <w:rsid w:val="004A501D"/>
    <w:rsid w:val="004A7353"/>
    <w:rsid w:val="004B1697"/>
    <w:rsid w:val="004C0045"/>
    <w:rsid w:val="004C064B"/>
    <w:rsid w:val="004C2077"/>
    <w:rsid w:val="004C5C01"/>
    <w:rsid w:val="004C7350"/>
    <w:rsid w:val="004D3776"/>
    <w:rsid w:val="004D3AA0"/>
    <w:rsid w:val="004D5F27"/>
    <w:rsid w:val="004E1198"/>
    <w:rsid w:val="004E4A6D"/>
    <w:rsid w:val="004E6169"/>
    <w:rsid w:val="004E6575"/>
    <w:rsid w:val="004E798B"/>
    <w:rsid w:val="004F13C0"/>
    <w:rsid w:val="004F17E8"/>
    <w:rsid w:val="004F25D6"/>
    <w:rsid w:val="004F3DF7"/>
    <w:rsid w:val="004F5475"/>
    <w:rsid w:val="004F7046"/>
    <w:rsid w:val="0050046E"/>
    <w:rsid w:val="00500A47"/>
    <w:rsid w:val="00501D7A"/>
    <w:rsid w:val="00505B2E"/>
    <w:rsid w:val="00510573"/>
    <w:rsid w:val="0051210A"/>
    <w:rsid w:val="005121E2"/>
    <w:rsid w:val="00512634"/>
    <w:rsid w:val="0051442B"/>
    <w:rsid w:val="005175C3"/>
    <w:rsid w:val="00517F52"/>
    <w:rsid w:val="00517F92"/>
    <w:rsid w:val="00521426"/>
    <w:rsid w:val="00521E41"/>
    <w:rsid w:val="00522AF0"/>
    <w:rsid w:val="00522DCE"/>
    <w:rsid w:val="00526BF0"/>
    <w:rsid w:val="00527CD4"/>
    <w:rsid w:val="0053184C"/>
    <w:rsid w:val="00532B8A"/>
    <w:rsid w:val="00533043"/>
    <w:rsid w:val="00535B0E"/>
    <w:rsid w:val="00541595"/>
    <w:rsid w:val="00541E09"/>
    <w:rsid w:val="00543D3C"/>
    <w:rsid w:val="00544676"/>
    <w:rsid w:val="00545378"/>
    <w:rsid w:val="00545FA9"/>
    <w:rsid w:val="00547876"/>
    <w:rsid w:val="00547A9A"/>
    <w:rsid w:val="00547DE2"/>
    <w:rsid w:val="00555053"/>
    <w:rsid w:val="00555488"/>
    <w:rsid w:val="00555D89"/>
    <w:rsid w:val="00557BB6"/>
    <w:rsid w:val="005623B5"/>
    <w:rsid w:val="00562D31"/>
    <w:rsid w:val="00564DF2"/>
    <w:rsid w:val="00565F53"/>
    <w:rsid w:val="005667F3"/>
    <w:rsid w:val="00566B2B"/>
    <w:rsid w:val="00574821"/>
    <w:rsid w:val="00574FEC"/>
    <w:rsid w:val="00576F34"/>
    <w:rsid w:val="00580588"/>
    <w:rsid w:val="00580A57"/>
    <w:rsid w:val="00580DB3"/>
    <w:rsid w:val="00580ED3"/>
    <w:rsid w:val="00581683"/>
    <w:rsid w:val="00581A1F"/>
    <w:rsid w:val="005823ED"/>
    <w:rsid w:val="00582E89"/>
    <w:rsid w:val="005848F6"/>
    <w:rsid w:val="0058596B"/>
    <w:rsid w:val="005867FD"/>
    <w:rsid w:val="005871CC"/>
    <w:rsid w:val="00587D35"/>
    <w:rsid w:val="00590127"/>
    <w:rsid w:val="00592669"/>
    <w:rsid w:val="00593BFB"/>
    <w:rsid w:val="00597DBF"/>
    <w:rsid w:val="005A04E5"/>
    <w:rsid w:val="005A20AB"/>
    <w:rsid w:val="005A3DB4"/>
    <w:rsid w:val="005B2B05"/>
    <w:rsid w:val="005B2CAC"/>
    <w:rsid w:val="005C15CF"/>
    <w:rsid w:val="005C333C"/>
    <w:rsid w:val="005D10C7"/>
    <w:rsid w:val="005D15C3"/>
    <w:rsid w:val="005D6437"/>
    <w:rsid w:val="005D78CD"/>
    <w:rsid w:val="005E072C"/>
    <w:rsid w:val="005E39C1"/>
    <w:rsid w:val="005E548F"/>
    <w:rsid w:val="005E7D59"/>
    <w:rsid w:val="005F2882"/>
    <w:rsid w:val="005F34BF"/>
    <w:rsid w:val="005F3C9B"/>
    <w:rsid w:val="005F421F"/>
    <w:rsid w:val="005F67B0"/>
    <w:rsid w:val="005F72EB"/>
    <w:rsid w:val="006001E4"/>
    <w:rsid w:val="0060102C"/>
    <w:rsid w:val="0060510B"/>
    <w:rsid w:val="00605721"/>
    <w:rsid w:val="00607514"/>
    <w:rsid w:val="006157BF"/>
    <w:rsid w:val="00615AE8"/>
    <w:rsid w:val="00617178"/>
    <w:rsid w:val="006178AA"/>
    <w:rsid w:val="0062017A"/>
    <w:rsid w:val="00622556"/>
    <w:rsid w:val="00623E94"/>
    <w:rsid w:val="006274D3"/>
    <w:rsid w:val="0063045F"/>
    <w:rsid w:val="00630BF0"/>
    <w:rsid w:val="006320C7"/>
    <w:rsid w:val="00635795"/>
    <w:rsid w:val="00641104"/>
    <w:rsid w:val="00644878"/>
    <w:rsid w:val="00645DA7"/>
    <w:rsid w:val="00647007"/>
    <w:rsid w:val="00651AEB"/>
    <w:rsid w:val="00651EFC"/>
    <w:rsid w:val="00654914"/>
    <w:rsid w:val="00654C7A"/>
    <w:rsid w:val="006560D4"/>
    <w:rsid w:val="00663188"/>
    <w:rsid w:val="00664809"/>
    <w:rsid w:val="0067088E"/>
    <w:rsid w:val="00671676"/>
    <w:rsid w:val="00673D4F"/>
    <w:rsid w:val="00680179"/>
    <w:rsid w:val="0068096B"/>
    <w:rsid w:val="00681FE9"/>
    <w:rsid w:val="00682899"/>
    <w:rsid w:val="006840FD"/>
    <w:rsid w:val="00684496"/>
    <w:rsid w:val="00685B4C"/>
    <w:rsid w:val="00686E1B"/>
    <w:rsid w:val="00687268"/>
    <w:rsid w:val="00690337"/>
    <w:rsid w:val="006912DA"/>
    <w:rsid w:val="00693538"/>
    <w:rsid w:val="0069455E"/>
    <w:rsid w:val="006950A7"/>
    <w:rsid w:val="00695C50"/>
    <w:rsid w:val="006A0A3B"/>
    <w:rsid w:val="006A1427"/>
    <w:rsid w:val="006A1546"/>
    <w:rsid w:val="006A420D"/>
    <w:rsid w:val="006A5C75"/>
    <w:rsid w:val="006B224B"/>
    <w:rsid w:val="006B3C98"/>
    <w:rsid w:val="006B5B99"/>
    <w:rsid w:val="006C0BDB"/>
    <w:rsid w:val="006C3DE1"/>
    <w:rsid w:val="006C7040"/>
    <w:rsid w:val="006D086A"/>
    <w:rsid w:val="006D0D83"/>
    <w:rsid w:val="006D2DF3"/>
    <w:rsid w:val="006D4A41"/>
    <w:rsid w:val="006D5396"/>
    <w:rsid w:val="006D6642"/>
    <w:rsid w:val="006D6890"/>
    <w:rsid w:val="006D6F06"/>
    <w:rsid w:val="006D7416"/>
    <w:rsid w:val="006E0188"/>
    <w:rsid w:val="006E3440"/>
    <w:rsid w:val="006E3576"/>
    <w:rsid w:val="006E44E2"/>
    <w:rsid w:val="006E4F1F"/>
    <w:rsid w:val="006F239D"/>
    <w:rsid w:val="006F66B2"/>
    <w:rsid w:val="00702B8E"/>
    <w:rsid w:val="00703F46"/>
    <w:rsid w:val="007048B7"/>
    <w:rsid w:val="00704B54"/>
    <w:rsid w:val="0070586A"/>
    <w:rsid w:val="007073B2"/>
    <w:rsid w:val="007074B3"/>
    <w:rsid w:val="0071028C"/>
    <w:rsid w:val="00711476"/>
    <w:rsid w:val="00711C8F"/>
    <w:rsid w:val="0071235F"/>
    <w:rsid w:val="00712F71"/>
    <w:rsid w:val="00714333"/>
    <w:rsid w:val="00714F16"/>
    <w:rsid w:val="00716ACB"/>
    <w:rsid w:val="007173D5"/>
    <w:rsid w:val="00717F6D"/>
    <w:rsid w:val="00717FED"/>
    <w:rsid w:val="00721BE7"/>
    <w:rsid w:val="00721DBC"/>
    <w:rsid w:val="00722779"/>
    <w:rsid w:val="00724BF9"/>
    <w:rsid w:val="00724E65"/>
    <w:rsid w:val="00725252"/>
    <w:rsid w:val="0073068A"/>
    <w:rsid w:val="00733735"/>
    <w:rsid w:val="0073539C"/>
    <w:rsid w:val="007366E7"/>
    <w:rsid w:val="00737308"/>
    <w:rsid w:val="00741FD5"/>
    <w:rsid w:val="00744294"/>
    <w:rsid w:val="007468F8"/>
    <w:rsid w:val="00746996"/>
    <w:rsid w:val="00750B9E"/>
    <w:rsid w:val="00754D3A"/>
    <w:rsid w:val="0075535F"/>
    <w:rsid w:val="00756401"/>
    <w:rsid w:val="00761F61"/>
    <w:rsid w:val="00765FE1"/>
    <w:rsid w:val="007661A5"/>
    <w:rsid w:val="007700FB"/>
    <w:rsid w:val="00772BBC"/>
    <w:rsid w:val="0077333E"/>
    <w:rsid w:val="00775264"/>
    <w:rsid w:val="00781624"/>
    <w:rsid w:val="007816BF"/>
    <w:rsid w:val="00782C5C"/>
    <w:rsid w:val="00782D03"/>
    <w:rsid w:val="00783361"/>
    <w:rsid w:val="00784005"/>
    <w:rsid w:val="00784D4A"/>
    <w:rsid w:val="00784DAB"/>
    <w:rsid w:val="00786629"/>
    <w:rsid w:val="00790645"/>
    <w:rsid w:val="00790968"/>
    <w:rsid w:val="00790B23"/>
    <w:rsid w:val="00790E1E"/>
    <w:rsid w:val="007925E5"/>
    <w:rsid w:val="00794C30"/>
    <w:rsid w:val="00794D32"/>
    <w:rsid w:val="007A0BEB"/>
    <w:rsid w:val="007A164C"/>
    <w:rsid w:val="007A1A33"/>
    <w:rsid w:val="007A1D12"/>
    <w:rsid w:val="007A2E7E"/>
    <w:rsid w:val="007A39F2"/>
    <w:rsid w:val="007A448C"/>
    <w:rsid w:val="007A4798"/>
    <w:rsid w:val="007A4A69"/>
    <w:rsid w:val="007A723E"/>
    <w:rsid w:val="007B64E4"/>
    <w:rsid w:val="007C07A8"/>
    <w:rsid w:val="007C3227"/>
    <w:rsid w:val="007C36C0"/>
    <w:rsid w:val="007C4D78"/>
    <w:rsid w:val="007C70FB"/>
    <w:rsid w:val="007D0E84"/>
    <w:rsid w:val="007D1BDF"/>
    <w:rsid w:val="007D2932"/>
    <w:rsid w:val="007D2FFF"/>
    <w:rsid w:val="007D5B65"/>
    <w:rsid w:val="007D5DF8"/>
    <w:rsid w:val="007D6239"/>
    <w:rsid w:val="007D7B58"/>
    <w:rsid w:val="007E1A6E"/>
    <w:rsid w:val="007E1CCB"/>
    <w:rsid w:val="007E215A"/>
    <w:rsid w:val="007E226C"/>
    <w:rsid w:val="007E32DB"/>
    <w:rsid w:val="007E3A9F"/>
    <w:rsid w:val="007E4D83"/>
    <w:rsid w:val="007E5E6E"/>
    <w:rsid w:val="007F15F8"/>
    <w:rsid w:val="007F17B5"/>
    <w:rsid w:val="007F18AF"/>
    <w:rsid w:val="007F74A7"/>
    <w:rsid w:val="008008B3"/>
    <w:rsid w:val="00804E34"/>
    <w:rsid w:val="00804ECE"/>
    <w:rsid w:val="00805236"/>
    <w:rsid w:val="00807894"/>
    <w:rsid w:val="00807A5C"/>
    <w:rsid w:val="00807FE1"/>
    <w:rsid w:val="00811AD4"/>
    <w:rsid w:val="008121A0"/>
    <w:rsid w:val="00813927"/>
    <w:rsid w:val="008143FB"/>
    <w:rsid w:val="00816E2B"/>
    <w:rsid w:val="00817C45"/>
    <w:rsid w:val="00824E02"/>
    <w:rsid w:val="00832A48"/>
    <w:rsid w:val="008330F6"/>
    <w:rsid w:val="00841962"/>
    <w:rsid w:val="00846F2A"/>
    <w:rsid w:val="00847FA1"/>
    <w:rsid w:val="008528EB"/>
    <w:rsid w:val="00853260"/>
    <w:rsid w:val="00853D76"/>
    <w:rsid w:val="00857269"/>
    <w:rsid w:val="00860161"/>
    <w:rsid w:val="008617C0"/>
    <w:rsid w:val="00862B7B"/>
    <w:rsid w:val="008637E3"/>
    <w:rsid w:val="00864030"/>
    <w:rsid w:val="00866FBC"/>
    <w:rsid w:val="00870CC7"/>
    <w:rsid w:val="008711BD"/>
    <w:rsid w:val="00871AAC"/>
    <w:rsid w:val="00872F7A"/>
    <w:rsid w:val="008760B2"/>
    <w:rsid w:val="0088088C"/>
    <w:rsid w:val="008814FF"/>
    <w:rsid w:val="0088175F"/>
    <w:rsid w:val="008847A2"/>
    <w:rsid w:val="008859B3"/>
    <w:rsid w:val="00886A05"/>
    <w:rsid w:val="008871F5"/>
    <w:rsid w:val="008903EC"/>
    <w:rsid w:val="00891D84"/>
    <w:rsid w:val="0089275B"/>
    <w:rsid w:val="0089292E"/>
    <w:rsid w:val="0089318B"/>
    <w:rsid w:val="00893506"/>
    <w:rsid w:val="00893F1B"/>
    <w:rsid w:val="008947B5"/>
    <w:rsid w:val="00897C71"/>
    <w:rsid w:val="008A52BD"/>
    <w:rsid w:val="008A5827"/>
    <w:rsid w:val="008B03B5"/>
    <w:rsid w:val="008B1C7D"/>
    <w:rsid w:val="008B4554"/>
    <w:rsid w:val="008B50CE"/>
    <w:rsid w:val="008B6F65"/>
    <w:rsid w:val="008C09B0"/>
    <w:rsid w:val="008C1EC0"/>
    <w:rsid w:val="008C2FE9"/>
    <w:rsid w:val="008C32A2"/>
    <w:rsid w:val="008C3900"/>
    <w:rsid w:val="008C432D"/>
    <w:rsid w:val="008C6A41"/>
    <w:rsid w:val="008C7CA4"/>
    <w:rsid w:val="008D1658"/>
    <w:rsid w:val="008D219E"/>
    <w:rsid w:val="008D3B2D"/>
    <w:rsid w:val="008D3C76"/>
    <w:rsid w:val="008D597C"/>
    <w:rsid w:val="008D59B2"/>
    <w:rsid w:val="008D628F"/>
    <w:rsid w:val="008D631B"/>
    <w:rsid w:val="008E3558"/>
    <w:rsid w:val="008E5138"/>
    <w:rsid w:val="008E55FC"/>
    <w:rsid w:val="008E6CC8"/>
    <w:rsid w:val="008E7131"/>
    <w:rsid w:val="008E72DA"/>
    <w:rsid w:val="008F18A4"/>
    <w:rsid w:val="008F3167"/>
    <w:rsid w:val="008F4526"/>
    <w:rsid w:val="008F55C4"/>
    <w:rsid w:val="008F7D7E"/>
    <w:rsid w:val="008F7E9C"/>
    <w:rsid w:val="009002EF"/>
    <w:rsid w:val="00900468"/>
    <w:rsid w:val="00900E84"/>
    <w:rsid w:val="009018A7"/>
    <w:rsid w:val="00902284"/>
    <w:rsid w:val="0090364F"/>
    <w:rsid w:val="00907AA6"/>
    <w:rsid w:val="00907AF2"/>
    <w:rsid w:val="009114B7"/>
    <w:rsid w:val="0091498D"/>
    <w:rsid w:val="00914D65"/>
    <w:rsid w:val="00915B82"/>
    <w:rsid w:val="009204A8"/>
    <w:rsid w:val="00920709"/>
    <w:rsid w:val="0092190C"/>
    <w:rsid w:val="00922045"/>
    <w:rsid w:val="00923D42"/>
    <w:rsid w:val="00923E92"/>
    <w:rsid w:val="00925CB0"/>
    <w:rsid w:val="009261FD"/>
    <w:rsid w:val="009270F2"/>
    <w:rsid w:val="00930F5B"/>
    <w:rsid w:val="009325F3"/>
    <w:rsid w:val="00934000"/>
    <w:rsid w:val="00937F2D"/>
    <w:rsid w:val="00942608"/>
    <w:rsid w:val="00943FCD"/>
    <w:rsid w:val="00943FF5"/>
    <w:rsid w:val="00944EDB"/>
    <w:rsid w:val="00946F72"/>
    <w:rsid w:val="00950314"/>
    <w:rsid w:val="00951A74"/>
    <w:rsid w:val="00952895"/>
    <w:rsid w:val="00954B31"/>
    <w:rsid w:val="00955C9C"/>
    <w:rsid w:val="009564F1"/>
    <w:rsid w:val="00963435"/>
    <w:rsid w:val="00963734"/>
    <w:rsid w:val="00965A39"/>
    <w:rsid w:val="00965D79"/>
    <w:rsid w:val="00967F88"/>
    <w:rsid w:val="00971339"/>
    <w:rsid w:val="009727F6"/>
    <w:rsid w:val="0097412A"/>
    <w:rsid w:val="00976DB6"/>
    <w:rsid w:val="00977C50"/>
    <w:rsid w:val="0098189A"/>
    <w:rsid w:val="00981C9A"/>
    <w:rsid w:val="0098242D"/>
    <w:rsid w:val="00984367"/>
    <w:rsid w:val="0098584F"/>
    <w:rsid w:val="00986178"/>
    <w:rsid w:val="00990715"/>
    <w:rsid w:val="00995A87"/>
    <w:rsid w:val="009A45F8"/>
    <w:rsid w:val="009A4C09"/>
    <w:rsid w:val="009A4CF5"/>
    <w:rsid w:val="009A56C7"/>
    <w:rsid w:val="009A7B36"/>
    <w:rsid w:val="009B3E49"/>
    <w:rsid w:val="009B582F"/>
    <w:rsid w:val="009C18CD"/>
    <w:rsid w:val="009D179F"/>
    <w:rsid w:val="009E1DA0"/>
    <w:rsid w:val="009E23E7"/>
    <w:rsid w:val="009E39ED"/>
    <w:rsid w:val="009E7A3A"/>
    <w:rsid w:val="009E7D68"/>
    <w:rsid w:val="009F2ED7"/>
    <w:rsid w:val="009F36CE"/>
    <w:rsid w:val="009F42BC"/>
    <w:rsid w:val="009F4F95"/>
    <w:rsid w:val="009F7CF5"/>
    <w:rsid w:val="00A00113"/>
    <w:rsid w:val="00A00F86"/>
    <w:rsid w:val="00A036BB"/>
    <w:rsid w:val="00A03811"/>
    <w:rsid w:val="00A03A80"/>
    <w:rsid w:val="00A06380"/>
    <w:rsid w:val="00A0715D"/>
    <w:rsid w:val="00A079B4"/>
    <w:rsid w:val="00A10A97"/>
    <w:rsid w:val="00A10FA4"/>
    <w:rsid w:val="00A10FAD"/>
    <w:rsid w:val="00A11F00"/>
    <w:rsid w:val="00A15AB7"/>
    <w:rsid w:val="00A17E6C"/>
    <w:rsid w:val="00A205C5"/>
    <w:rsid w:val="00A2172D"/>
    <w:rsid w:val="00A21BE9"/>
    <w:rsid w:val="00A24838"/>
    <w:rsid w:val="00A26032"/>
    <w:rsid w:val="00A27C5D"/>
    <w:rsid w:val="00A33260"/>
    <w:rsid w:val="00A33584"/>
    <w:rsid w:val="00A34A4D"/>
    <w:rsid w:val="00A351C3"/>
    <w:rsid w:val="00A35719"/>
    <w:rsid w:val="00A35B5D"/>
    <w:rsid w:val="00A4080C"/>
    <w:rsid w:val="00A43562"/>
    <w:rsid w:val="00A453C1"/>
    <w:rsid w:val="00A5026C"/>
    <w:rsid w:val="00A51323"/>
    <w:rsid w:val="00A5204E"/>
    <w:rsid w:val="00A54552"/>
    <w:rsid w:val="00A565CB"/>
    <w:rsid w:val="00A56B7E"/>
    <w:rsid w:val="00A57F6E"/>
    <w:rsid w:val="00A61320"/>
    <w:rsid w:val="00A62418"/>
    <w:rsid w:val="00A64853"/>
    <w:rsid w:val="00A65437"/>
    <w:rsid w:val="00A6743A"/>
    <w:rsid w:val="00A73509"/>
    <w:rsid w:val="00A74F2F"/>
    <w:rsid w:val="00A75D8B"/>
    <w:rsid w:val="00A8261F"/>
    <w:rsid w:val="00A94394"/>
    <w:rsid w:val="00AA08BE"/>
    <w:rsid w:val="00AA16C6"/>
    <w:rsid w:val="00AA22AB"/>
    <w:rsid w:val="00AA4BFB"/>
    <w:rsid w:val="00AA4D94"/>
    <w:rsid w:val="00AA4E17"/>
    <w:rsid w:val="00AA525E"/>
    <w:rsid w:val="00AA5403"/>
    <w:rsid w:val="00AA59FB"/>
    <w:rsid w:val="00AA5B1B"/>
    <w:rsid w:val="00AB3391"/>
    <w:rsid w:val="00AB3B4E"/>
    <w:rsid w:val="00AB3D7E"/>
    <w:rsid w:val="00AB4142"/>
    <w:rsid w:val="00AB550D"/>
    <w:rsid w:val="00AB6FB6"/>
    <w:rsid w:val="00AC0643"/>
    <w:rsid w:val="00AC1C40"/>
    <w:rsid w:val="00AC2BFB"/>
    <w:rsid w:val="00AC4553"/>
    <w:rsid w:val="00AC4E36"/>
    <w:rsid w:val="00AC5996"/>
    <w:rsid w:val="00AD0F5E"/>
    <w:rsid w:val="00AD4136"/>
    <w:rsid w:val="00AD49EA"/>
    <w:rsid w:val="00AE0AF0"/>
    <w:rsid w:val="00AE0B87"/>
    <w:rsid w:val="00AE3857"/>
    <w:rsid w:val="00AE3A76"/>
    <w:rsid w:val="00AE727D"/>
    <w:rsid w:val="00AE7790"/>
    <w:rsid w:val="00AE7AD7"/>
    <w:rsid w:val="00AF046E"/>
    <w:rsid w:val="00AF1107"/>
    <w:rsid w:val="00AF1E82"/>
    <w:rsid w:val="00AF290C"/>
    <w:rsid w:val="00AF2D10"/>
    <w:rsid w:val="00B006B8"/>
    <w:rsid w:val="00B03505"/>
    <w:rsid w:val="00B036B9"/>
    <w:rsid w:val="00B038EE"/>
    <w:rsid w:val="00B07739"/>
    <w:rsid w:val="00B1108D"/>
    <w:rsid w:val="00B1179D"/>
    <w:rsid w:val="00B13098"/>
    <w:rsid w:val="00B15762"/>
    <w:rsid w:val="00B15DA9"/>
    <w:rsid w:val="00B21A23"/>
    <w:rsid w:val="00B25CB8"/>
    <w:rsid w:val="00B27F20"/>
    <w:rsid w:val="00B3043E"/>
    <w:rsid w:val="00B331E5"/>
    <w:rsid w:val="00B366FD"/>
    <w:rsid w:val="00B452D7"/>
    <w:rsid w:val="00B45A9E"/>
    <w:rsid w:val="00B45ABD"/>
    <w:rsid w:val="00B477AB"/>
    <w:rsid w:val="00B51494"/>
    <w:rsid w:val="00B5755F"/>
    <w:rsid w:val="00B57946"/>
    <w:rsid w:val="00B57AD1"/>
    <w:rsid w:val="00B60204"/>
    <w:rsid w:val="00B61E99"/>
    <w:rsid w:val="00B624E7"/>
    <w:rsid w:val="00B7016A"/>
    <w:rsid w:val="00B71A4D"/>
    <w:rsid w:val="00B71EE7"/>
    <w:rsid w:val="00B746AA"/>
    <w:rsid w:val="00B935A2"/>
    <w:rsid w:val="00BA1644"/>
    <w:rsid w:val="00BA203D"/>
    <w:rsid w:val="00BA2AB3"/>
    <w:rsid w:val="00BA2E19"/>
    <w:rsid w:val="00BA3525"/>
    <w:rsid w:val="00BA3C87"/>
    <w:rsid w:val="00BA6158"/>
    <w:rsid w:val="00BB0709"/>
    <w:rsid w:val="00BB1FB4"/>
    <w:rsid w:val="00BB25C6"/>
    <w:rsid w:val="00BB29E8"/>
    <w:rsid w:val="00BB32EE"/>
    <w:rsid w:val="00BB3A5F"/>
    <w:rsid w:val="00BB5AF3"/>
    <w:rsid w:val="00BB642E"/>
    <w:rsid w:val="00BB71E9"/>
    <w:rsid w:val="00BC04E8"/>
    <w:rsid w:val="00BC0E0C"/>
    <w:rsid w:val="00BC2F1C"/>
    <w:rsid w:val="00BC399A"/>
    <w:rsid w:val="00BC3CCF"/>
    <w:rsid w:val="00BC7718"/>
    <w:rsid w:val="00BC7C46"/>
    <w:rsid w:val="00BD048D"/>
    <w:rsid w:val="00BD0BD1"/>
    <w:rsid w:val="00BD14BB"/>
    <w:rsid w:val="00BD2D96"/>
    <w:rsid w:val="00BD3370"/>
    <w:rsid w:val="00BD3564"/>
    <w:rsid w:val="00BD69C3"/>
    <w:rsid w:val="00BD7F97"/>
    <w:rsid w:val="00BE3196"/>
    <w:rsid w:val="00BE52DD"/>
    <w:rsid w:val="00BE6893"/>
    <w:rsid w:val="00BE7F75"/>
    <w:rsid w:val="00BF1F26"/>
    <w:rsid w:val="00BF2D52"/>
    <w:rsid w:val="00C00466"/>
    <w:rsid w:val="00C0599A"/>
    <w:rsid w:val="00C076A9"/>
    <w:rsid w:val="00C1169B"/>
    <w:rsid w:val="00C12743"/>
    <w:rsid w:val="00C14379"/>
    <w:rsid w:val="00C207D9"/>
    <w:rsid w:val="00C23BAD"/>
    <w:rsid w:val="00C30484"/>
    <w:rsid w:val="00C30492"/>
    <w:rsid w:val="00C32888"/>
    <w:rsid w:val="00C34C63"/>
    <w:rsid w:val="00C3742B"/>
    <w:rsid w:val="00C37C7B"/>
    <w:rsid w:val="00C402AC"/>
    <w:rsid w:val="00C40C5E"/>
    <w:rsid w:val="00C43535"/>
    <w:rsid w:val="00C448EE"/>
    <w:rsid w:val="00C46D19"/>
    <w:rsid w:val="00C5074B"/>
    <w:rsid w:val="00C52305"/>
    <w:rsid w:val="00C55551"/>
    <w:rsid w:val="00C57F5A"/>
    <w:rsid w:val="00C603F1"/>
    <w:rsid w:val="00C60C53"/>
    <w:rsid w:val="00C61294"/>
    <w:rsid w:val="00C618D2"/>
    <w:rsid w:val="00C61CFC"/>
    <w:rsid w:val="00C6580F"/>
    <w:rsid w:val="00C67A92"/>
    <w:rsid w:val="00C70DB5"/>
    <w:rsid w:val="00C72995"/>
    <w:rsid w:val="00C72E76"/>
    <w:rsid w:val="00C74D8D"/>
    <w:rsid w:val="00C75056"/>
    <w:rsid w:val="00C7748A"/>
    <w:rsid w:val="00C77C0F"/>
    <w:rsid w:val="00C80CAE"/>
    <w:rsid w:val="00C82FD2"/>
    <w:rsid w:val="00C842D2"/>
    <w:rsid w:val="00C8608D"/>
    <w:rsid w:val="00C87EF4"/>
    <w:rsid w:val="00C9082A"/>
    <w:rsid w:val="00C93F76"/>
    <w:rsid w:val="00C94785"/>
    <w:rsid w:val="00C94DA6"/>
    <w:rsid w:val="00C95000"/>
    <w:rsid w:val="00C954F0"/>
    <w:rsid w:val="00C97224"/>
    <w:rsid w:val="00CA1BC1"/>
    <w:rsid w:val="00CA733E"/>
    <w:rsid w:val="00CB157C"/>
    <w:rsid w:val="00CB36FC"/>
    <w:rsid w:val="00CB3F33"/>
    <w:rsid w:val="00CC6540"/>
    <w:rsid w:val="00CC694E"/>
    <w:rsid w:val="00CD032E"/>
    <w:rsid w:val="00CD1A70"/>
    <w:rsid w:val="00CD3C32"/>
    <w:rsid w:val="00CD44CB"/>
    <w:rsid w:val="00CD4759"/>
    <w:rsid w:val="00CD64EC"/>
    <w:rsid w:val="00CE01D9"/>
    <w:rsid w:val="00CE110D"/>
    <w:rsid w:val="00CE114E"/>
    <w:rsid w:val="00CE13FF"/>
    <w:rsid w:val="00CE38FD"/>
    <w:rsid w:val="00CE613E"/>
    <w:rsid w:val="00CE6520"/>
    <w:rsid w:val="00CE6AF8"/>
    <w:rsid w:val="00CF1A6F"/>
    <w:rsid w:val="00CF1DDF"/>
    <w:rsid w:val="00CF71B9"/>
    <w:rsid w:val="00CF744E"/>
    <w:rsid w:val="00CF76F1"/>
    <w:rsid w:val="00D00D2B"/>
    <w:rsid w:val="00D04183"/>
    <w:rsid w:val="00D05C23"/>
    <w:rsid w:val="00D06852"/>
    <w:rsid w:val="00D11650"/>
    <w:rsid w:val="00D12638"/>
    <w:rsid w:val="00D127A6"/>
    <w:rsid w:val="00D13F89"/>
    <w:rsid w:val="00D21604"/>
    <w:rsid w:val="00D23604"/>
    <w:rsid w:val="00D261F6"/>
    <w:rsid w:val="00D271D6"/>
    <w:rsid w:val="00D27F37"/>
    <w:rsid w:val="00D31111"/>
    <w:rsid w:val="00D3195C"/>
    <w:rsid w:val="00D31E6E"/>
    <w:rsid w:val="00D32E0F"/>
    <w:rsid w:val="00D34567"/>
    <w:rsid w:val="00D36834"/>
    <w:rsid w:val="00D36BA3"/>
    <w:rsid w:val="00D376C4"/>
    <w:rsid w:val="00D40805"/>
    <w:rsid w:val="00D4274D"/>
    <w:rsid w:val="00D47E21"/>
    <w:rsid w:val="00D50753"/>
    <w:rsid w:val="00D511CD"/>
    <w:rsid w:val="00D515DA"/>
    <w:rsid w:val="00D51C3B"/>
    <w:rsid w:val="00D526CC"/>
    <w:rsid w:val="00D5270C"/>
    <w:rsid w:val="00D55884"/>
    <w:rsid w:val="00D56414"/>
    <w:rsid w:val="00D66801"/>
    <w:rsid w:val="00D700DE"/>
    <w:rsid w:val="00D75210"/>
    <w:rsid w:val="00D75976"/>
    <w:rsid w:val="00D76A53"/>
    <w:rsid w:val="00D80905"/>
    <w:rsid w:val="00D82AF2"/>
    <w:rsid w:val="00D84B49"/>
    <w:rsid w:val="00D84E46"/>
    <w:rsid w:val="00D85A97"/>
    <w:rsid w:val="00D87FDF"/>
    <w:rsid w:val="00D9300F"/>
    <w:rsid w:val="00D946CC"/>
    <w:rsid w:val="00D965B8"/>
    <w:rsid w:val="00D97F5D"/>
    <w:rsid w:val="00DA1F70"/>
    <w:rsid w:val="00DA20AB"/>
    <w:rsid w:val="00DA3141"/>
    <w:rsid w:val="00DA35B9"/>
    <w:rsid w:val="00DA4086"/>
    <w:rsid w:val="00DA45AB"/>
    <w:rsid w:val="00DA7F33"/>
    <w:rsid w:val="00DB0005"/>
    <w:rsid w:val="00DB3634"/>
    <w:rsid w:val="00DB5653"/>
    <w:rsid w:val="00DB7809"/>
    <w:rsid w:val="00DB7DDB"/>
    <w:rsid w:val="00DC0593"/>
    <w:rsid w:val="00DC2B6C"/>
    <w:rsid w:val="00DC310F"/>
    <w:rsid w:val="00DC39B5"/>
    <w:rsid w:val="00DC6D98"/>
    <w:rsid w:val="00DD09F9"/>
    <w:rsid w:val="00DD0DC2"/>
    <w:rsid w:val="00DD1349"/>
    <w:rsid w:val="00DD30EF"/>
    <w:rsid w:val="00DD3D53"/>
    <w:rsid w:val="00DD54A9"/>
    <w:rsid w:val="00DD5DB8"/>
    <w:rsid w:val="00DE3FAD"/>
    <w:rsid w:val="00DE40B7"/>
    <w:rsid w:val="00DE4689"/>
    <w:rsid w:val="00DE62A7"/>
    <w:rsid w:val="00DF0719"/>
    <w:rsid w:val="00DF09DC"/>
    <w:rsid w:val="00DF0F4D"/>
    <w:rsid w:val="00DF1DFB"/>
    <w:rsid w:val="00DF2DE0"/>
    <w:rsid w:val="00DF4207"/>
    <w:rsid w:val="00DF49B0"/>
    <w:rsid w:val="00DF657A"/>
    <w:rsid w:val="00DF6E83"/>
    <w:rsid w:val="00DF7CC2"/>
    <w:rsid w:val="00E02846"/>
    <w:rsid w:val="00E0478F"/>
    <w:rsid w:val="00E068EB"/>
    <w:rsid w:val="00E07CCB"/>
    <w:rsid w:val="00E10389"/>
    <w:rsid w:val="00E11E62"/>
    <w:rsid w:val="00E12349"/>
    <w:rsid w:val="00E1234D"/>
    <w:rsid w:val="00E15A4E"/>
    <w:rsid w:val="00E16AB3"/>
    <w:rsid w:val="00E178FC"/>
    <w:rsid w:val="00E20748"/>
    <w:rsid w:val="00E21C51"/>
    <w:rsid w:val="00E21F32"/>
    <w:rsid w:val="00E23662"/>
    <w:rsid w:val="00E23784"/>
    <w:rsid w:val="00E23A30"/>
    <w:rsid w:val="00E23B9C"/>
    <w:rsid w:val="00E246ED"/>
    <w:rsid w:val="00E25EB9"/>
    <w:rsid w:val="00E268AA"/>
    <w:rsid w:val="00E316D7"/>
    <w:rsid w:val="00E31AC6"/>
    <w:rsid w:val="00E3496B"/>
    <w:rsid w:val="00E34DB9"/>
    <w:rsid w:val="00E36F77"/>
    <w:rsid w:val="00E37AAB"/>
    <w:rsid w:val="00E41288"/>
    <w:rsid w:val="00E43B55"/>
    <w:rsid w:val="00E44410"/>
    <w:rsid w:val="00E446BE"/>
    <w:rsid w:val="00E45240"/>
    <w:rsid w:val="00E46381"/>
    <w:rsid w:val="00E50BD4"/>
    <w:rsid w:val="00E50F69"/>
    <w:rsid w:val="00E516C8"/>
    <w:rsid w:val="00E5190E"/>
    <w:rsid w:val="00E51AD8"/>
    <w:rsid w:val="00E556E9"/>
    <w:rsid w:val="00E55E77"/>
    <w:rsid w:val="00E563B2"/>
    <w:rsid w:val="00E57CD7"/>
    <w:rsid w:val="00E63E5A"/>
    <w:rsid w:val="00E63F18"/>
    <w:rsid w:val="00E6543D"/>
    <w:rsid w:val="00E667DE"/>
    <w:rsid w:val="00E66FCE"/>
    <w:rsid w:val="00E67BB1"/>
    <w:rsid w:val="00E705F6"/>
    <w:rsid w:val="00E70F48"/>
    <w:rsid w:val="00E7307C"/>
    <w:rsid w:val="00E73E39"/>
    <w:rsid w:val="00E767B5"/>
    <w:rsid w:val="00E80123"/>
    <w:rsid w:val="00E827CA"/>
    <w:rsid w:val="00E844B5"/>
    <w:rsid w:val="00E901D2"/>
    <w:rsid w:val="00E90D8E"/>
    <w:rsid w:val="00E92437"/>
    <w:rsid w:val="00E93C24"/>
    <w:rsid w:val="00E96E3E"/>
    <w:rsid w:val="00EA0C6E"/>
    <w:rsid w:val="00EA57A2"/>
    <w:rsid w:val="00EA720D"/>
    <w:rsid w:val="00EB1558"/>
    <w:rsid w:val="00EB4853"/>
    <w:rsid w:val="00EB5777"/>
    <w:rsid w:val="00EC36AE"/>
    <w:rsid w:val="00ED086A"/>
    <w:rsid w:val="00ED15B0"/>
    <w:rsid w:val="00ED4A82"/>
    <w:rsid w:val="00ED5E12"/>
    <w:rsid w:val="00EF1B1E"/>
    <w:rsid w:val="00EF4EBE"/>
    <w:rsid w:val="00EF509A"/>
    <w:rsid w:val="00EF527A"/>
    <w:rsid w:val="00EF542F"/>
    <w:rsid w:val="00EF55C9"/>
    <w:rsid w:val="00EF7250"/>
    <w:rsid w:val="00F02282"/>
    <w:rsid w:val="00F02C3C"/>
    <w:rsid w:val="00F04DB4"/>
    <w:rsid w:val="00F061E7"/>
    <w:rsid w:val="00F11B52"/>
    <w:rsid w:val="00F134A5"/>
    <w:rsid w:val="00F13AF0"/>
    <w:rsid w:val="00F13C0C"/>
    <w:rsid w:val="00F23F2F"/>
    <w:rsid w:val="00F24164"/>
    <w:rsid w:val="00F24A72"/>
    <w:rsid w:val="00F24A75"/>
    <w:rsid w:val="00F24D65"/>
    <w:rsid w:val="00F253B7"/>
    <w:rsid w:val="00F25A92"/>
    <w:rsid w:val="00F31608"/>
    <w:rsid w:val="00F31A60"/>
    <w:rsid w:val="00F32794"/>
    <w:rsid w:val="00F3301D"/>
    <w:rsid w:val="00F363E3"/>
    <w:rsid w:val="00F377A0"/>
    <w:rsid w:val="00F4129B"/>
    <w:rsid w:val="00F44970"/>
    <w:rsid w:val="00F45151"/>
    <w:rsid w:val="00F4591C"/>
    <w:rsid w:val="00F46322"/>
    <w:rsid w:val="00F46B0C"/>
    <w:rsid w:val="00F46EB1"/>
    <w:rsid w:val="00F51293"/>
    <w:rsid w:val="00F5131D"/>
    <w:rsid w:val="00F51758"/>
    <w:rsid w:val="00F5671D"/>
    <w:rsid w:val="00F56F4E"/>
    <w:rsid w:val="00F60438"/>
    <w:rsid w:val="00F61259"/>
    <w:rsid w:val="00F61784"/>
    <w:rsid w:val="00F6293F"/>
    <w:rsid w:val="00F64F5B"/>
    <w:rsid w:val="00F65B6E"/>
    <w:rsid w:val="00F660D4"/>
    <w:rsid w:val="00F67FB0"/>
    <w:rsid w:val="00F7270C"/>
    <w:rsid w:val="00F72942"/>
    <w:rsid w:val="00F7691B"/>
    <w:rsid w:val="00F82491"/>
    <w:rsid w:val="00F827EC"/>
    <w:rsid w:val="00F83FBB"/>
    <w:rsid w:val="00F84E4F"/>
    <w:rsid w:val="00F937CF"/>
    <w:rsid w:val="00F9478B"/>
    <w:rsid w:val="00FA25AF"/>
    <w:rsid w:val="00FA3FB9"/>
    <w:rsid w:val="00FA62F0"/>
    <w:rsid w:val="00FA79E7"/>
    <w:rsid w:val="00FB2102"/>
    <w:rsid w:val="00FB2619"/>
    <w:rsid w:val="00FB6859"/>
    <w:rsid w:val="00FB70DA"/>
    <w:rsid w:val="00FB7618"/>
    <w:rsid w:val="00FC1413"/>
    <w:rsid w:val="00FC1881"/>
    <w:rsid w:val="00FC4219"/>
    <w:rsid w:val="00FC60C9"/>
    <w:rsid w:val="00FC6B03"/>
    <w:rsid w:val="00FD21DE"/>
    <w:rsid w:val="00FD47D8"/>
    <w:rsid w:val="00FD748A"/>
    <w:rsid w:val="00FE3A34"/>
    <w:rsid w:val="00FE42C1"/>
    <w:rsid w:val="00FE4F8B"/>
    <w:rsid w:val="00FF321E"/>
    <w:rsid w:val="00FF345A"/>
    <w:rsid w:val="00FF394D"/>
    <w:rsid w:val="00FF4697"/>
    <w:rsid w:val="00FF58AD"/>
    <w:rsid w:val="00FF617D"/>
    <w:rsid w:val="00FF6F7E"/>
    <w:rsid w:val="00FF72CB"/>
    <w:rsid w:val="00FF7E2C"/>
    <w:rsid w:val="00FF7FF1"/>
  </w:rsids>
  <m:mathPr>
    <m:mathFont m:val="Cambria Math"/>
    <m:brkBin m:val="before"/>
    <m:brkBinSub m:val="--"/>
    <m:smallFrac m:val="off"/>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584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footer" w:uiPriority="99"/>
    <w:lsdException w:name="caption" w:semiHidden="1" w:unhideWhenUsed="1" w:qFormat="1"/>
    <w:lsdException w:name="Title" w:uiPriority="10" w:qFormat="1"/>
    <w:lsdException w:name="Subtitle" w:qFormat="1"/>
    <w:lsdException w:name="Hyperlink" w:uiPriority="99"/>
    <w:lsdException w:name="Strong" w:qFormat="1"/>
    <w:lsdException w:name="Emphasis" w:qFormat="1"/>
    <w:lsdException w:name="No List" w:uiPriority="99"/>
    <w:lsdException w:name="Balloon Tex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atentStyles>
  <w:style w:type="paragraph" w:default="1" w:styleId="Normal">
    <w:name w:val="Normal"/>
    <w:qFormat/>
    <w:rsid w:val="00BD048D"/>
    <w:pPr>
      <w:spacing w:before="60" w:after="60"/>
    </w:pPr>
    <w:rPr>
      <w:rFonts w:ascii="Calibri" w:hAnsi="Calibri"/>
    </w:rPr>
  </w:style>
  <w:style w:type="paragraph" w:styleId="Heading1">
    <w:name w:val="heading 1"/>
    <w:basedOn w:val="Normal"/>
    <w:next w:val="Normal"/>
    <w:link w:val="Heading1Char"/>
    <w:uiPriority w:val="9"/>
    <w:qFormat/>
    <w:rsid w:val="003A2B44"/>
    <w:pPr>
      <w:keepNext/>
      <w:pageBreakBefore/>
      <w:numPr>
        <w:numId w:val="4"/>
      </w:numPr>
      <w:spacing w:before="120"/>
      <w:outlineLvl w:val="0"/>
    </w:pPr>
    <w:rPr>
      <w:b/>
      <w:sz w:val="28"/>
      <w:lang w:val="en-GB"/>
    </w:rPr>
  </w:style>
  <w:style w:type="paragraph" w:styleId="Heading2">
    <w:name w:val="heading 2"/>
    <w:basedOn w:val="Normal"/>
    <w:next w:val="Normal"/>
    <w:link w:val="Heading2Char"/>
    <w:uiPriority w:val="9"/>
    <w:qFormat/>
    <w:rsid w:val="00BD048D"/>
    <w:pPr>
      <w:keepNext/>
      <w:numPr>
        <w:ilvl w:val="1"/>
        <w:numId w:val="4"/>
      </w:numPr>
      <w:spacing w:before="240"/>
      <w:outlineLvl w:val="1"/>
    </w:pPr>
    <w:rPr>
      <w:rFonts w:cs="Arial"/>
      <w:b/>
      <w:bCs/>
      <w:i/>
      <w:iCs/>
      <w:sz w:val="24"/>
      <w:szCs w:val="28"/>
    </w:rPr>
  </w:style>
  <w:style w:type="paragraph" w:styleId="Heading3">
    <w:name w:val="heading 3"/>
    <w:basedOn w:val="Normal"/>
    <w:next w:val="Normal"/>
    <w:link w:val="Heading3Char"/>
    <w:uiPriority w:val="9"/>
    <w:qFormat/>
    <w:rsid w:val="00BD048D"/>
    <w:pPr>
      <w:keepNext/>
      <w:numPr>
        <w:ilvl w:val="2"/>
        <w:numId w:val="4"/>
      </w:numPr>
      <w:ind w:left="720"/>
      <w:outlineLvl w:val="2"/>
    </w:pPr>
    <w:rPr>
      <w:b/>
      <w:sz w:val="22"/>
      <w:lang w:val="en-GB"/>
    </w:rPr>
  </w:style>
  <w:style w:type="paragraph" w:styleId="Heading4">
    <w:name w:val="heading 4"/>
    <w:basedOn w:val="Normal"/>
    <w:next w:val="Normal"/>
    <w:qFormat/>
    <w:rsid w:val="003978B4"/>
    <w:pPr>
      <w:keepNext/>
      <w:numPr>
        <w:ilvl w:val="3"/>
        <w:numId w:val="4"/>
      </w:numPr>
      <w:spacing w:before="240"/>
      <w:outlineLvl w:val="3"/>
    </w:pPr>
    <w:rPr>
      <w:rFonts w:ascii="Times New Roman" w:hAnsi="Times New Roman"/>
      <w:b/>
      <w:bCs/>
      <w:sz w:val="28"/>
      <w:szCs w:val="28"/>
    </w:rPr>
  </w:style>
  <w:style w:type="paragraph" w:styleId="Heading5">
    <w:name w:val="heading 5"/>
    <w:basedOn w:val="Normal"/>
    <w:next w:val="Normal"/>
    <w:link w:val="Heading5Char"/>
    <w:semiHidden/>
    <w:unhideWhenUsed/>
    <w:qFormat/>
    <w:rsid w:val="008711BD"/>
    <w:pPr>
      <w:numPr>
        <w:ilvl w:val="4"/>
        <w:numId w:val="4"/>
      </w:numPr>
      <w:spacing w:before="240"/>
      <w:outlineLvl w:val="4"/>
    </w:pPr>
    <w:rPr>
      <w:b/>
      <w:bCs/>
      <w:i/>
      <w:iCs/>
      <w:sz w:val="26"/>
      <w:szCs w:val="26"/>
    </w:rPr>
  </w:style>
  <w:style w:type="paragraph" w:styleId="Heading6">
    <w:name w:val="heading 6"/>
    <w:basedOn w:val="Normal"/>
    <w:next w:val="Normal"/>
    <w:link w:val="Heading6Char"/>
    <w:semiHidden/>
    <w:unhideWhenUsed/>
    <w:qFormat/>
    <w:rsid w:val="008711BD"/>
    <w:pPr>
      <w:numPr>
        <w:ilvl w:val="5"/>
        <w:numId w:val="4"/>
      </w:numPr>
      <w:spacing w:before="240"/>
      <w:outlineLvl w:val="5"/>
    </w:pPr>
    <w:rPr>
      <w:b/>
      <w:bCs/>
      <w:sz w:val="22"/>
      <w:szCs w:val="22"/>
    </w:rPr>
  </w:style>
  <w:style w:type="paragraph" w:styleId="Heading7">
    <w:name w:val="heading 7"/>
    <w:basedOn w:val="Normal"/>
    <w:next w:val="Normal"/>
    <w:link w:val="Heading7Char"/>
    <w:semiHidden/>
    <w:unhideWhenUsed/>
    <w:qFormat/>
    <w:rsid w:val="008711BD"/>
    <w:pPr>
      <w:numPr>
        <w:ilvl w:val="6"/>
        <w:numId w:val="4"/>
      </w:numPr>
      <w:spacing w:before="240"/>
      <w:outlineLvl w:val="6"/>
    </w:pPr>
    <w:rPr>
      <w:sz w:val="24"/>
      <w:szCs w:val="24"/>
    </w:rPr>
  </w:style>
  <w:style w:type="paragraph" w:styleId="Heading8">
    <w:name w:val="heading 8"/>
    <w:basedOn w:val="Normal"/>
    <w:next w:val="Normal"/>
    <w:link w:val="Heading8Char"/>
    <w:semiHidden/>
    <w:unhideWhenUsed/>
    <w:qFormat/>
    <w:rsid w:val="008711BD"/>
    <w:pPr>
      <w:numPr>
        <w:ilvl w:val="7"/>
        <w:numId w:val="4"/>
      </w:numPr>
      <w:spacing w:before="240"/>
      <w:outlineLvl w:val="7"/>
    </w:pPr>
    <w:rPr>
      <w:i/>
      <w:iCs/>
      <w:sz w:val="24"/>
      <w:szCs w:val="24"/>
    </w:rPr>
  </w:style>
  <w:style w:type="paragraph" w:styleId="Heading9">
    <w:name w:val="heading 9"/>
    <w:basedOn w:val="Normal"/>
    <w:next w:val="Normal"/>
    <w:link w:val="Heading9Char"/>
    <w:semiHidden/>
    <w:unhideWhenUsed/>
    <w:qFormat/>
    <w:rsid w:val="008711BD"/>
    <w:pPr>
      <w:numPr>
        <w:ilvl w:val="8"/>
        <w:numId w:val="4"/>
      </w:numPr>
      <w:spacing w:before="240"/>
      <w:outlineLvl w:val="8"/>
    </w:pPr>
    <w:rPr>
      <w:rFonts w:ascii="Cambria" w:hAnsi="Cambria"/>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3">
    <w:name w:val="Body Text Indent 3"/>
    <w:basedOn w:val="Normal"/>
    <w:rsid w:val="00336281"/>
    <w:pPr>
      <w:spacing w:after="120"/>
      <w:ind w:left="360"/>
    </w:pPr>
    <w:rPr>
      <w:sz w:val="16"/>
      <w:szCs w:val="16"/>
    </w:rPr>
  </w:style>
  <w:style w:type="paragraph" w:styleId="Title">
    <w:name w:val="Title"/>
    <w:basedOn w:val="Normal"/>
    <w:link w:val="TitleChar"/>
    <w:uiPriority w:val="10"/>
    <w:qFormat/>
    <w:rsid w:val="00336281"/>
    <w:pPr>
      <w:spacing w:before="240"/>
      <w:jc w:val="center"/>
      <w:outlineLvl w:val="0"/>
    </w:pPr>
    <w:rPr>
      <w:rFonts w:cs="Arial"/>
      <w:b/>
      <w:bCs/>
      <w:kern w:val="28"/>
      <w:sz w:val="32"/>
      <w:szCs w:val="32"/>
    </w:rPr>
  </w:style>
  <w:style w:type="paragraph" w:styleId="Header">
    <w:name w:val="header"/>
    <w:aliases w:val="Header1"/>
    <w:basedOn w:val="Normal"/>
    <w:rsid w:val="0023125F"/>
    <w:pPr>
      <w:tabs>
        <w:tab w:val="center" w:pos="4320"/>
        <w:tab w:val="right" w:pos="8640"/>
      </w:tabs>
    </w:pPr>
  </w:style>
  <w:style w:type="paragraph" w:styleId="Footer">
    <w:name w:val="footer"/>
    <w:basedOn w:val="Normal"/>
    <w:link w:val="FooterChar"/>
    <w:uiPriority w:val="99"/>
    <w:rsid w:val="0023125F"/>
    <w:pPr>
      <w:tabs>
        <w:tab w:val="center" w:pos="4320"/>
        <w:tab w:val="right" w:pos="8640"/>
      </w:tabs>
    </w:pPr>
  </w:style>
  <w:style w:type="character" w:styleId="PageNumber">
    <w:name w:val="page number"/>
    <w:basedOn w:val="DefaultParagraphFont"/>
    <w:rsid w:val="0023125F"/>
  </w:style>
  <w:style w:type="paragraph" w:styleId="TOC1">
    <w:name w:val="toc 1"/>
    <w:basedOn w:val="Normal"/>
    <w:next w:val="Normal"/>
    <w:autoRedefine/>
    <w:uiPriority w:val="39"/>
    <w:rsid w:val="008711BD"/>
    <w:pPr>
      <w:tabs>
        <w:tab w:val="right" w:leader="dot" w:pos="10170"/>
      </w:tabs>
      <w:spacing w:before="120" w:after="120"/>
      <w:ind w:left="90"/>
    </w:pPr>
    <w:rPr>
      <w:rFonts w:ascii="Times New Roman" w:hAnsi="Times New Roman"/>
      <w:b/>
      <w:bCs/>
      <w:caps/>
    </w:rPr>
  </w:style>
  <w:style w:type="paragraph" w:styleId="TOC2">
    <w:name w:val="toc 2"/>
    <w:basedOn w:val="Normal"/>
    <w:next w:val="Normal"/>
    <w:autoRedefine/>
    <w:uiPriority w:val="39"/>
    <w:rsid w:val="000557F4"/>
    <w:pPr>
      <w:spacing w:before="0" w:after="0"/>
      <w:ind w:left="200"/>
    </w:pPr>
    <w:rPr>
      <w:rFonts w:ascii="Times New Roman" w:hAnsi="Times New Roman"/>
      <w:smallCaps/>
    </w:rPr>
  </w:style>
  <w:style w:type="paragraph" w:styleId="TOC3">
    <w:name w:val="toc 3"/>
    <w:basedOn w:val="Normal"/>
    <w:next w:val="Normal"/>
    <w:autoRedefine/>
    <w:uiPriority w:val="39"/>
    <w:rsid w:val="003A7142"/>
    <w:pPr>
      <w:tabs>
        <w:tab w:val="right" w:leader="dot" w:pos="10196"/>
      </w:tabs>
      <w:spacing w:before="0" w:after="0"/>
      <w:ind w:left="400"/>
    </w:pPr>
    <w:rPr>
      <w:rFonts w:ascii="Times New Roman" w:hAnsi="Times New Roman"/>
      <w:i/>
      <w:iCs/>
    </w:rPr>
  </w:style>
  <w:style w:type="paragraph" w:styleId="TOC4">
    <w:name w:val="toc 4"/>
    <w:basedOn w:val="Normal"/>
    <w:next w:val="Normal"/>
    <w:autoRedefine/>
    <w:semiHidden/>
    <w:rsid w:val="000557F4"/>
    <w:pPr>
      <w:spacing w:before="0" w:after="0"/>
      <w:ind w:left="600"/>
    </w:pPr>
    <w:rPr>
      <w:rFonts w:ascii="Times New Roman" w:hAnsi="Times New Roman"/>
      <w:sz w:val="18"/>
      <w:szCs w:val="18"/>
    </w:rPr>
  </w:style>
  <w:style w:type="character" w:styleId="Hyperlink">
    <w:name w:val="Hyperlink"/>
    <w:basedOn w:val="DefaultParagraphFont"/>
    <w:uiPriority w:val="99"/>
    <w:rsid w:val="000557F4"/>
    <w:rPr>
      <w:color w:val="0000FF"/>
      <w:u w:val="single"/>
    </w:rPr>
  </w:style>
  <w:style w:type="paragraph" w:styleId="DocumentMap">
    <w:name w:val="Document Map"/>
    <w:basedOn w:val="Normal"/>
    <w:link w:val="DocumentMapChar"/>
    <w:rsid w:val="00C7748A"/>
    <w:rPr>
      <w:rFonts w:ascii="Tahoma" w:hAnsi="Tahoma" w:cs="Tahoma"/>
      <w:sz w:val="16"/>
      <w:szCs w:val="16"/>
    </w:rPr>
  </w:style>
  <w:style w:type="character" w:customStyle="1" w:styleId="DocumentMapChar">
    <w:name w:val="Document Map Char"/>
    <w:basedOn w:val="DefaultParagraphFont"/>
    <w:link w:val="DocumentMap"/>
    <w:rsid w:val="00C7748A"/>
    <w:rPr>
      <w:rFonts w:ascii="Tahoma" w:hAnsi="Tahoma" w:cs="Tahoma"/>
      <w:sz w:val="16"/>
      <w:szCs w:val="16"/>
    </w:rPr>
  </w:style>
  <w:style w:type="paragraph" w:styleId="BodyText">
    <w:name w:val="Body Text"/>
    <w:basedOn w:val="Normal"/>
    <w:link w:val="BodyTextChar"/>
    <w:rsid w:val="003978B4"/>
    <w:pPr>
      <w:spacing w:before="100" w:beforeAutospacing="1" w:after="120" w:afterAutospacing="1"/>
    </w:pPr>
  </w:style>
  <w:style w:type="table" w:styleId="TableGrid">
    <w:name w:val="Table Grid"/>
    <w:basedOn w:val="TableNormal"/>
    <w:rsid w:val="003978B4"/>
    <w:pPr>
      <w:spacing w:before="60" w:after="6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ommentText">
    <w:name w:val="annotation text"/>
    <w:basedOn w:val="Normal"/>
    <w:link w:val="CommentTextChar"/>
    <w:rsid w:val="003978B4"/>
    <w:rPr>
      <w:lang w:val="ro-RO"/>
    </w:rPr>
  </w:style>
  <w:style w:type="paragraph" w:styleId="ListNumber">
    <w:name w:val="List Number"/>
    <w:basedOn w:val="Normal"/>
    <w:rsid w:val="003978B4"/>
    <w:pPr>
      <w:tabs>
        <w:tab w:val="num" w:pos="1440"/>
      </w:tabs>
      <w:spacing w:before="0" w:after="120"/>
      <w:ind w:left="1440" w:hanging="360"/>
    </w:pPr>
    <w:rPr>
      <w:lang w:val="ro-RO"/>
    </w:rPr>
  </w:style>
  <w:style w:type="character" w:customStyle="1" w:styleId="TitleChar">
    <w:name w:val="Title Char"/>
    <w:basedOn w:val="DefaultParagraphFont"/>
    <w:link w:val="Title"/>
    <w:uiPriority w:val="10"/>
    <w:rsid w:val="00CF71B9"/>
    <w:rPr>
      <w:rFonts w:ascii="Calibri" w:hAnsi="Calibri" w:cs="Arial"/>
      <w:b/>
      <w:bCs/>
      <w:kern w:val="28"/>
      <w:sz w:val="32"/>
      <w:szCs w:val="32"/>
      <w:lang w:val="en-US" w:eastAsia="en-US" w:bidi="ar-SA"/>
    </w:rPr>
  </w:style>
  <w:style w:type="paragraph" w:styleId="BalloonText">
    <w:name w:val="Balloon Text"/>
    <w:basedOn w:val="Normal"/>
    <w:link w:val="BalloonTextChar"/>
    <w:uiPriority w:val="99"/>
    <w:rsid w:val="009564F1"/>
    <w:pPr>
      <w:spacing w:before="0" w:after="0"/>
    </w:pPr>
    <w:rPr>
      <w:rFonts w:ascii="Tahoma" w:hAnsi="Tahoma" w:cs="Tahoma"/>
      <w:sz w:val="16"/>
      <w:szCs w:val="16"/>
    </w:rPr>
  </w:style>
  <w:style w:type="character" w:customStyle="1" w:styleId="BalloonTextChar">
    <w:name w:val="Balloon Text Char"/>
    <w:basedOn w:val="DefaultParagraphFont"/>
    <w:link w:val="BalloonText"/>
    <w:uiPriority w:val="99"/>
    <w:rsid w:val="009564F1"/>
    <w:rPr>
      <w:rFonts w:ascii="Tahoma" w:hAnsi="Tahoma" w:cs="Tahoma"/>
      <w:sz w:val="16"/>
      <w:szCs w:val="16"/>
    </w:rPr>
  </w:style>
  <w:style w:type="paragraph" w:styleId="TOCHeading">
    <w:name w:val="TOC Heading"/>
    <w:basedOn w:val="Heading1"/>
    <w:next w:val="Normal"/>
    <w:uiPriority w:val="39"/>
    <w:qFormat/>
    <w:rsid w:val="00D84E46"/>
    <w:pPr>
      <w:keepLines/>
      <w:spacing w:before="480" w:after="0" w:line="276" w:lineRule="auto"/>
      <w:outlineLvl w:val="9"/>
    </w:pPr>
    <w:rPr>
      <w:rFonts w:ascii="Cambria" w:hAnsi="Cambria"/>
      <w:bCs/>
      <w:color w:val="365F91"/>
      <w:szCs w:val="28"/>
      <w:lang w:val="en-US"/>
    </w:rPr>
  </w:style>
  <w:style w:type="character" w:styleId="CommentReference">
    <w:name w:val="annotation reference"/>
    <w:basedOn w:val="DefaultParagraphFont"/>
    <w:rsid w:val="00A61320"/>
    <w:rPr>
      <w:sz w:val="16"/>
      <w:szCs w:val="16"/>
    </w:rPr>
  </w:style>
  <w:style w:type="paragraph" w:styleId="CommentSubject">
    <w:name w:val="annotation subject"/>
    <w:basedOn w:val="CommentText"/>
    <w:next w:val="CommentText"/>
    <w:link w:val="CommentSubjectChar"/>
    <w:rsid w:val="00A61320"/>
    <w:rPr>
      <w:b/>
      <w:bCs/>
      <w:lang w:val="en-US"/>
    </w:rPr>
  </w:style>
  <w:style w:type="character" w:customStyle="1" w:styleId="CommentTextChar">
    <w:name w:val="Comment Text Char"/>
    <w:basedOn w:val="DefaultParagraphFont"/>
    <w:link w:val="CommentText"/>
    <w:rsid w:val="00A61320"/>
    <w:rPr>
      <w:rFonts w:ascii="Calibri" w:hAnsi="Calibri"/>
      <w:lang w:val="ro-RO"/>
    </w:rPr>
  </w:style>
  <w:style w:type="character" w:customStyle="1" w:styleId="CommentSubjectChar">
    <w:name w:val="Comment Subject Char"/>
    <w:basedOn w:val="CommentTextChar"/>
    <w:link w:val="CommentSubject"/>
    <w:rsid w:val="00A61320"/>
  </w:style>
  <w:style w:type="paragraph" w:styleId="ListBullet">
    <w:name w:val="List Bullet"/>
    <w:basedOn w:val="Normal"/>
    <w:rsid w:val="00DF49B0"/>
    <w:pPr>
      <w:numPr>
        <w:numId w:val="1"/>
      </w:numPr>
      <w:contextualSpacing/>
    </w:pPr>
  </w:style>
  <w:style w:type="character" w:styleId="FollowedHyperlink">
    <w:name w:val="FollowedHyperlink"/>
    <w:basedOn w:val="DefaultParagraphFont"/>
    <w:rsid w:val="0071235F"/>
    <w:rPr>
      <w:color w:val="800080"/>
      <w:u w:val="single"/>
    </w:rPr>
  </w:style>
  <w:style w:type="paragraph" w:styleId="NoSpacing">
    <w:name w:val="No Spacing"/>
    <w:basedOn w:val="Normal"/>
    <w:link w:val="NoSpacingChar"/>
    <w:uiPriority w:val="1"/>
    <w:qFormat/>
    <w:rsid w:val="003A0BE6"/>
    <w:pPr>
      <w:spacing w:before="0" w:after="0"/>
    </w:pPr>
    <w:rPr>
      <w:sz w:val="22"/>
      <w:szCs w:val="22"/>
      <w:lang w:bidi="en-US"/>
    </w:rPr>
  </w:style>
  <w:style w:type="character" w:customStyle="1" w:styleId="BodyTextChar">
    <w:name w:val="Body Text Char"/>
    <w:basedOn w:val="DefaultParagraphFont"/>
    <w:link w:val="BodyText"/>
    <w:rsid w:val="002B47E1"/>
    <w:rPr>
      <w:rFonts w:ascii="Calibri" w:hAnsi="Calibri"/>
    </w:rPr>
  </w:style>
  <w:style w:type="character" w:customStyle="1" w:styleId="NoSpacingChar">
    <w:name w:val="No Spacing Char"/>
    <w:basedOn w:val="DefaultParagraphFont"/>
    <w:link w:val="NoSpacing"/>
    <w:uiPriority w:val="1"/>
    <w:rsid w:val="003A0BE6"/>
    <w:rPr>
      <w:rFonts w:ascii="Calibri" w:hAnsi="Calibri"/>
      <w:sz w:val="22"/>
      <w:szCs w:val="22"/>
      <w:lang w:bidi="en-US"/>
    </w:rPr>
  </w:style>
  <w:style w:type="character" w:customStyle="1" w:styleId="FooterChar">
    <w:name w:val="Footer Char"/>
    <w:basedOn w:val="DefaultParagraphFont"/>
    <w:link w:val="Footer"/>
    <w:uiPriority w:val="99"/>
    <w:rsid w:val="00782D03"/>
    <w:rPr>
      <w:rFonts w:ascii="Calibri" w:hAnsi="Calibri"/>
    </w:rPr>
  </w:style>
  <w:style w:type="paragraph" w:styleId="ListParagraph">
    <w:name w:val="List Paragraph"/>
    <w:basedOn w:val="Normal"/>
    <w:uiPriority w:val="34"/>
    <w:qFormat/>
    <w:rsid w:val="00D34567"/>
    <w:pPr>
      <w:spacing w:before="0" w:after="200" w:line="276" w:lineRule="auto"/>
      <w:ind w:left="720"/>
      <w:contextualSpacing/>
    </w:pPr>
    <w:rPr>
      <w:rFonts w:eastAsia="Calibri"/>
      <w:sz w:val="22"/>
      <w:szCs w:val="22"/>
      <w:lang w:val="ro-RO"/>
    </w:rPr>
  </w:style>
  <w:style w:type="character" w:customStyle="1" w:styleId="Heading1Char">
    <w:name w:val="Heading 1 Char"/>
    <w:basedOn w:val="DefaultParagraphFont"/>
    <w:link w:val="Heading1"/>
    <w:uiPriority w:val="9"/>
    <w:rsid w:val="00D34567"/>
    <w:rPr>
      <w:rFonts w:ascii="Calibri" w:hAnsi="Calibri"/>
      <w:b/>
      <w:sz w:val="28"/>
      <w:lang w:val="en-GB"/>
    </w:rPr>
  </w:style>
  <w:style w:type="character" w:customStyle="1" w:styleId="Heading2Char">
    <w:name w:val="Heading 2 Char"/>
    <w:basedOn w:val="DefaultParagraphFont"/>
    <w:link w:val="Heading2"/>
    <w:uiPriority w:val="9"/>
    <w:rsid w:val="00D34567"/>
    <w:rPr>
      <w:rFonts w:ascii="Calibri" w:hAnsi="Calibri" w:cs="Arial"/>
      <w:b/>
      <w:bCs/>
      <w:i/>
      <w:iCs/>
      <w:sz w:val="24"/>
      <w:szCs w:val="28"/>
    </w:rPr>
  </w:style>
  <w:style w:type="character" w:customStyle="1" w:styleId="Heading3Char">
    <w:name w:val="Heading 3 Char"/>
    <w:basedOn w:val="DefaultParagraphFont"/>
    <w:link w:val="Heading3"/>
    <w:uiPriority w:val="9"/>
    <w:rsid w:val="00D34567"/>
    <w:rPr>
      <w:rFonts w:ascii="Calibri" w:hAnsi="Calibri"/>
      <w:b/>
      <w:sz w:val="22"/>
      <w:lang w:val="en-GB"/>
    </w:rPr>
  </w:style>
  <w:style w:type="character" w:customStyle="1" w:styleId="Heading5Char">
    <w:name w:val="Heading 5 Char"/>
    <w:basedOn w:val="DefaultParagraphFont"/>
    <w:link w:val="Heading5"/>
    <w:semiHidden/>
    <w:rsid w:val="008711BD"/>
    <w:rPr>
      <w:rFonts w:ascii="Calibri" w:hAnsi="Calibri"/>
      <w:b/>
      <w:bCs/>
      <w:i/>
      <w:iCs/>
      <w:sz w:val="26"/>
      <w:szCs w:val="26"/>
    </w:rPr>
  </w:style>
  <w:style w:type="character" w:customStyle="1" w:styleId="Heading6Char">
    <w:name w:val="Heading 6 Char"/>
    <w:basedOn w:val="DefaultParagraphFont"/>
    <w:link w:val="Heading6"/>
    <w:semiHidden/>
    <w:rsid w:val="008711BD"/>
    <w:rPr>
      <w:rFonts w:ascii="Calibri" w:hAnsi="Calibri"/>
      <w:b/>
      <w:bCs/>
      <w:sz w:val="22"/>
      <w:szCs w:val="22"/>
    </w:rPr>
  </w:style>
  <w:style w:type="character" w:customStyle="1" w:styleId="Heading7Char">
    <w:name w:val="Heading 7 Char"/>
    <w:basedOn w:val="DefaultParagraphFont"/>
    <w:link w:val="Heading7"/>
    <w:semiHidden/>
    <w:rsid w:val="008711BD"/>
    <w:rPr>
      <w:rFonts w:ascii="Calibri" w:hAnsi="Calibri"/>
      <w:sz w:val="24"/>
      <w:szCs w:val="24"/>
    </w:rPr>
  </w:style>
  <w:style w:type="character" w:customStyle="1" w:styleId="Heading8Char">
    <w:name w:val="Heading 8 Char"/>
    <w:basedOn w:val="DefaultParagraphFont"/>
    <w:link w:val="Heading8"/>
    <w:semiHidden/>
    <w:rsid w:val="008711BD"/>
    <w:rPr>
      <w:rFonts w:ascii="Calibri" w:hAnsi="Calibri"/>
      <w:i/>
      <w:iCs/>
      <w:sz w:val="24"/>
      <w:szCs w:val="24"/>
    </w:rPr>
  </w:style>
  <w:style w:type="character" w:customStyle="1" w:styleId="Heading9Char">
    <w:name w:val="Heading 9 Char"/>
    <w:basedOn w:val="DefaultParagraphFont"/>
    <w:link w:val="Heading9"/>
    <w:semiHidden/>
    <w:rsid w:val="008711BD"/>
    <w:rPr>
      <w:rFonts w:ascii="Cambria" w:hAnsi="Cambria"/>
      <w:sz w:val="22"/>
      <w:szCs w:val="22"/>
    </w:rPr>
  </w:style>
  <w:style w:type="table" w:styleId="LightList-Accent2">
    <w:name w:val="Light List Accent 2"/>
    <w:basedOn w:val="TableNormal"/>
    <w:uiPriority w:val="61"/>
    <w:rsid w:val="007700FB"/>
    <w:tblPr>
      <w:tblStyleRowBandSize w:val="1"/>
      <w:tblStyleColBandSize w:val="1"/>
      <w:tblInd w:w="0" w:type="dxa"/>
      <w:tblBorders>
        <w:top w:val="single" w:sz="8" w:space="0" w:color="C0504D"/>
        <w:left w:val="single" w:sz="8" w:space="0" w:color="C0504D"/>
        <w:bottom w:val="single" w:sz="8" w:space="0" w:color="C0504D"/>
        <w:right w:val="single" w:sz="8" w:space="0" w:color="C0504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C0504D"/>
      </w:tcPr>
    </w:tblStylePr>
    <w:tblStylePr w:type="lastRow">
      <w:pPr>
        <w:spacing w:before="0" w:after="0" w:line="240" w:lineRule="auto"/>
      </w:pPr>
      <w:rPr>
        <w:b/>
        <w:bCs/>
      </w:rPr>
      <w:tblPr/>
      <w:tcPr>
        <w:tcBorders>
          <w:top w:val="double" w:sz="6" w:space="0" w:color="C0504D"/>
          <w:left w:val="single" w:sz="8" w:space="0" w:color="C0504D"/>
          <w:bottom w:val="single" w:sz="8" w:space="0" w:color="C0504D"/>
          <w:right w:val="single" w:sz="8" w:space="0" w:color="C0504D"/>
        </w:tcBorders>
      </w:tcPr>
    </w:tblStylePr>
    <w:tblStylePr w:type="firstCol">
      <w:rPr>
        <w:b/>
        <w:bCs/>
      </w:rPr>
    </w:tblStylePr>
    <w:tblStylePr w:type="lastCol">
      <w:rPr>
        <w:b/>
        <w:bCs/>
      </w:rPr>
    </w:tblStylePr>
    <w:tblStylePr w:type="band1Vert">
      <w:tblPr/>
      <w:tcPr>
        <w:tcBorders>
          <w:top w:val="single" w:sz="8" w:space="0" w:color="C0504D"/>
          <w:left w:val="single" w:sz="8" w:space="0" w:color="C0504D"/>
          <w:bottom w:val="single" w:sz="8" w:space="0" w:color="C0504D"/>
          <w:right w:val="single" w:sz="8" w:space="0" w:color="C0504D"/>
        </w:tcBorders>
      </w:tcPr>
    </w:tblStylePr>
    <w:tblStylePr w:type="band1Horz">
      <w:tblPr/>
      <w:tcPr>
        <w:tcBorders>
          <w:top w:val="single" w:sz="8" w:space="0" w:color="C0504D"/>
          <w:left w:val="single" w:sz="8" w:space="0" w:color="C0504D"/>
          <w:bottom w:val="single" w:sz="8" w:space="0" w:color="C0504D"/>
          <w:right w:val="single" w:sz="8" w:space="0" w:color="C0504D"/>
        </w:tcBorders>
      </w:tcPr>
    </w:tblStylePr>
  </w:style>
  <w:style w:type="character" w:styleId="Emphasis">
    <w:name w:val="Emphasis"/>
    <w:basedOn w:val="DefaultParagraphFont"/>
    <w:qFormat/>
    <w:rsid w:val="00FC6B03"/>
    <w:rPr>
      <w:i/>
      <w:iCs/>
    </w:rPr>
  </w:style>
  <w:style w:type="character" w:styleId="Strong">
    <w:name w:val="Strong"/>
    <w:basedOn w:val="DefaultParagraphFont"/>
    <w:qFormat/>
    <w:rsid w:val="00FC6B03"/>
    <w:rPr>
      <w:b/>
      <w:bCs/>
    </w:rPr>
  </w:style>
  <w:style w:type="table" w:styleId="LightGrid-Accent2">
    <w:name w:val="Light Grid Accent 2"/>
    <w:basedOn w:val="TableNormal"/>
    <w:uiPriority w:val="62"/>
    <w:rsid w:val="00A34A4D"/>
    <w:tblPr>
      <w:tblStyleRowBandSize w:val="1"/>
      <w:tblStyleColBandSize w:val="1"/>
      <w:tblInd w:w="0" w:type="dxa"/>
      <w:tblBorders>
        <w:top w:val="single" w:sz="8" w:space="0" w:color="C0504D"/>
        <w:left w:val="single" w:sz="8" w:space="0" w:color="C0504D"/>
        <w:bottom w:val="single" w:sz="8" w:space="0" w:color="C0504D"/>
        <w:right w:val="single" w:sz="8" w:space="0" w:color="C0504D"/>
        <w:insideH w:val="single" w:sz="8" w:space="0" w:color="C0504D"/>
        <w:insideV w:val="single" w:sz="8" w:space="0" w:color="C0504D"/>
      </w:tblBorders>
      <w:tblCellMar>
        <w:top w:w="0" w:type="dxa"/>
        <w:left w:w="108" w:type="dxa"/>
        <w:bottom w:w="0" w:type="dxa"/>
        <w:right w:w="108" w:type="dxa"/>
      </w:tblCellMar>
    </w:tblPr>
    <w:tblStylePr w:type="firstRow">
      <w:pPr>
        <w:spacing w:before="0" w:after="0" w:line="240" w:lineRule="auto"/>
      </w:pPr>
      <w:rPr>
        <w:rFonts w:ascii="Cambria" w:eastAsia="Times New Roman" w:hAnsi="Cambria" w:cs="Times New Roman"/>
        <w:b/>
        <w:bCs/>
      </w:rPr>
      <w:tblPr/>
      <w:tcPr>
        <w:tcBorders>
          <w:top w:val="single" w:sz="8" w:space="0" w:color="C0504D"/>
          <w:left w:val="single" w:sz="8" w:space="0" w:color="C0504D"/>
          <w:bottom w:val="single" w:sz="18" w:space="0" w:color="C0504D"/>
          <w:right w:val="single" w:sz="8" w:space="0" w:color="C0504D"/>
          <w:insideH w:val="nil"/>
          <w:insideV w:val="single" w:sz="8" w:space="0" w:color="C0504D"/>
        </w:tcBorders>
      </w:tcPr>
    </w:tblStylePr>
    <w:tblStylePr w:type="lastRow">
      <w:pPr>
        <w:spacing w:before="0" w:after="0" w:line="240" w:lineRule="auto"/>
      </w:pPr>
      <w:rPr>
        <w:rFonts w:ascii="Cambria" w:eastAsia="Times New Roman" w:hAnsi="Cambria" w:cs="Times New Roman"/>
        <w:b/>
        <w:bCs/>
      </w:rPr>
      <w:tblPr/>
      <w:tcPr>
        <w:tcBorders>
          <w:top w:val="double" w:sz="6" w:space="0" w:color="C0504D"/>
          <w:left w:val="single" w:sz="8" w:space="0" w:color="C0504D"/>
          <w:bottom w:val="single" w:sz="8" w:space="0" w:color="C0504D"/>
          <w:right w:val="single" w:sz="8" w:space="0" w:color="C0504D"/>
          <w:insideH w:val="nil"/>
          <w:insideV w:val="single" w:sz="8" w:space="0" w:color="C0504D"/>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C0504D"/>
          <w:left w:val="single" w:sz="8" w:space="0" w:color="C0504D"/>
          <w:bottom w:val="single" w:sz="8" w:space="0" w:color="C0504D"/>
          <w:right w:val="single" w:sz="8" w:space="0" w:color="C0504D"/>
        </w:tcBorders>
      </w:tcPr>
    </w:tblStylePr>
    <w:tblStylePr w:type="band1Vert">
      <w:tblPr/>
      <w:tcPr>
        <w:tcBorders>
          <w:top w:val="single" w:sz="8" w:space="0" w:color="C0504D"/>
          <w:left w:val="single" w:sz="8" w:space="0" w:color="C0504D"/>
          <w:bottom w:val="single" w:sz="8" w:space="0" w:color="C0504D"/>
          <w:right w:val="single" w:sz="8" w:space="0" w:color="C0504D"/>
        </w:tcBorders>
        <w:shd w:val="clear" w:color="auto" w:fill="EFD3D2"/>
      </w:tcPr>
    </w:tblStylePr>
    <w:tblStylePr w:type="band1Horz">
      <w:tblPr/>
      <w:tcPr>
        <w:tcBorders>
          <w:top w:val="single" w:sz="8" w:space="0" w:color="C0504D"/>
          <w:left w:val="single" w:sz="8" w:space="0" w:color="C0504D"/>
          <w:bottom w:val="single" w:sz="8" w:space="0" w:color="C0504D"/>
          <w:right w:val="single" w:sz="8" w:space="0" w:color="C0504D"/>
          <w:insideV w:val="single" w:sz="8" w:space="0" w:color="C0504D"/>
        </w:tcBorders>
        <w:shd w:val="clear" w:color="auto" w:fill="EFD3D2"/>
      </w:tcPr>
    </w:tblStylePr>
    <w:tblStylePr w:type="band2Horz">
      <w:tblPr/>
      <w:tcPr>
        <w:tcBorders>
          <w:top w:val="single" w:sz="8" w:space="0" w:color="C0504D"/>
          <w:left w:val="single" w:sz="8" w:space="0" w:color="C0504D"/>
          <w:bottom w:val="single" w:sz="8" w:space="0" w:color="C0504D"/>
          <w:right w:val="single" w:sz="8" w:space="0" w:color="C0504D"/>
          <w:insideV w:val="single" w:sz="8" w:space="0" w:color="C0504D"/>
        </w:tcBorders>
      </w:tcPr>
    </w:tblStylePr>
  </w:style>
</w:styles>
</file>

<file path=word/webSettings.xml><?xml version="1.0" encoding="utf-8"?>
<w:webSettings xmlns:r="http://schemas.openxmlformats.org/officeDocument/2006/relationships" xmlns:w="http://schemas.openxmlformats.org/wordprocessingml/2006/main">
  <w:divs>
    <w:div w:id="458232661">
      <w:bodyDiv w:val="1"/>
      <w:marLeft w:val="0"/>
      <w:marRight w:val="0"/>
      <w:marTop w:val="0"/>
      <w:marBottom w:val="0"/>
      <w:divBdr>
        <w:top w:val="none" w:sz="0" w:space="0" w:color="auto"/>
        <w:left w:val="none" w:sz="0" w:space="0" w:color="auto"/>
        <w:bottom w:val="none" w:sz="0" w:space="0" w:color="auto"/>
        <w:right w:val="none" w:sz="0" w:space="0" w:color="auto"/>
      </w:divBdr>
    </w:div>
    <w:div w:id="742725188">
      <w:bodyDiv w:val="1"/>
      <w:marLeft w:val="0"/>
      <w:marRight w:val="0"/>
      <w:marTop w:val="0"/>
      <w:marBottom w:val="0"/>
      <w:divBdr>
        <w:top w:val="none" w:sz="0" w:space="0" w:color="auto"/>
        <w:left w:val="none" w:sz="0" w:space="0" w:color="auto"/>
        <w:bottom w:val="none" w:sz="0" w:space="0" w:color="auto"/>
        <w:right w:val="none" w:sz="0" w:space="0" w:color="auto"/>
      </w:divBdr>
      <w:divsChild>
        <w:div w:id="11760142">
          <w:marLeft w:val="3240"/>
          <w:marRight w:val="0"/>
          <w:marTop w:val="0"/>
          <w:marBottom w:val="0"/>
          <w:divBdr>
            <w:top w:val="none" w:sz="0" w:space="0" w:color="auto"/>
            <w:left w:val="none" w:sz="0" w:space="0" w:color="auto"/>
            <w:bottom w:val="none" w:sz="0" w:space="0" w:color="auto"/>
            <w:right w:val="none" w:sz="0" w:space="0" w:color="auto"/>
          </w:divBdr>
        </w:div>
        <w:div w:id="636647171">
          <w:marLeft w:val="547"/>
          <w:marRight w:val="0"/>
          <w:marTop w:val="0"/>
          <w:marBottom w:val="0"/>
          <w:divBdr>
            <w:top w:val="none" w:sz="0" w:space="0" w:color="auto"/>
            <w:left w:val="none" w:sz="0" w:space="0" w:color="auto"/>
            <w:bottom w:val="none" w:sz="0" w:space="0" w:color="auto"/>
            <w:right w:val="none" w:sz="0" w:space="0" w:color="auto"/>
          </w:divBdr>
        </w:div>
        <w:div w:id="767891202">
          <w:marLeft w:val="3240"/>
          <w:marRight w:val="0"/>
          <w:marTop w:val="0"/>
          <w:marBottom w:val="0"/>
          <w:divBdr>
            <w:top w:val="none" w:sz="0" w:space="0" w:color="auto"/>
            <w:left w:val="none" w:sz="0" w:space="0" w:color="auto"/>
            <w:bottom w:val="none" w:sz="0" w:space="0" w:color="auto"/>
            <w:right w:val="none" w:sz="0" w:space="0" w:color="auto"/>
          </w:divBdr>
        </w:div>
        <w:div w:id="827329332">
          <w:marLeft w:val="1166"/>
          <w:marRight w:val="0"/>
          <w:marTop w:val="0"/>
          <w:marBottom w:val="0"/>
          <w:divBdr>
            <w:top w:val="none" w:sz="0" w:space="0" w:color="auto"/>
            <w:left w:val="none" w:sz="0" w:space="0" w:color="auto"/>
            <w:bottom w:val="none" w:sz="0" w:space="0" w:color="auto"/>
            <w:right w:val="none" w:sz="0" w:space="0" w:color="auto"/>
          </w:divBdr>
        </w:div>
        <w:div w:id="857088205">
          <w:marLeft w:val="3240"/>
          <w:marRight w:val="0"/>
          <w:marTop w:val="0"/>
          <w:marBottom w:val="0"/>
          <w:divBdr>
            <w:top w:val="none" w:sz="0" w:space="0" w:color="auto"/>
            <w:left w:val="none" w:sz="0" w:space="0" w:color="auto"/>
            <w:bottom w:val="none" w:sz="0" w:space="0" w:color="auto"/>
            <w:right w:val="none" w:sz="0" w:space="0" w:color="auto"/>
          </w:divBdr>
        </w:div>
        <w:div w:id="1171867484">
          <w:marLeft w:val="2520"/>
          <w:marRight w:val="0"/>
          <w:marTop w:val="0"/>
          <w:marBottom w:val="0"/>
          <w:divBdr>
            <w:top w:val="none" w:sz="0" w:space="0" w:color="auto"/>
            <w:left w:val="none" w:sz="0" w:space="0" w:color="auto"/>
            <w:bottom w:val="none" w:sz="0" w:space="0" w:color="auto"/>
            <w:right w:val="none" w:sz="0" w:space="0" w:color="auto"/>
          </w:divBdr>
        </w:div>
        <w:div w:id="1360156060">
          <w:marLeft w:val="547"/>
          <w:marRight w:val="0"/>
          <w:marTop w:val="0"/>
          <w:marBottom w:val="0"/>
          <w:divBdr>
            <w:top w:val="none" w:sz="0" w:space="0" w:color="auto"/>
            <w:left w:val="none" w:sz="0" w:space="0" w:color="auto"/>
            <w:bottom w:val="none" w:sz="0" w:space="0" w:color="auto"/>
            <w:right w:val="none" w:sz="0" w:space="0" w:color="auto"/>
          </w:divBdr>
        </w:div>
        <w:div w:id="1363436949">
          <w:marLeft w:val="547"/>
          <w:marRight w:val="0"/>
          <w:marTop w:val="0"/>
          <w:marBottom w:val="0"/>
          <w:divBdr>
            <w:top w:val="none" w:sz="0" w:space="0" w:color="auto"/>
            <w:left w:val="none" w:sz="0" w:space="0" w:color="auto"/>
            <w:bottom w:val="none" w:sz="0" w:space="0" w:color="auto"/>
            <w:right w:val="none" w:sz="0" w:space="0" w:color="auto"/>
          </w:divBdr>
        </w:div>
        <w:div w:id="1410426759">
          <w:marLeft w:val="547"/>
          <w:marRight w:val="0"/>
          <w:marTop w:val="0"/>
          <w:marBottom w:val="0"/>
          <w:divBdr>
            <w:top w:val="none" w:sz="0" w:space="0" w:color="auto"/>
            <w:left w:val="none" w:sz="0" w:space="0" w:color="auto"/>
            <w:bottom w:val="none" w:sz="0" w:space="0" w:color="auto"/>
            <w:right w:val="none" w:sz="0" w:space="0" w:color="auto"/>
          </w:divBdr>
        </w:div>
        <w:div w:id="1702977659">
          <w:marLeft w:val="1800"/>
          <w:marRight w:val="0"/>
          <w:marTop w:val="0"/>
          <w:marBottom w:val="0"/>
          <w:divBdr>
            <w:top w:val="none" w:sz="0" w:space="0" w:color="auto"/>
            <w:left w:val="none" w:sz="0" w:space="0" w:color="auto"/>
            <w:bottom w:val="none" w:sz="0" w:space="0" w:color="auto"/>
            <w:right w:val="none" w:sz="0" w:space="0" w:color="auto"/>
          </w:divBdr>
        </w:div>
        <w:div w:id="1718359653">
          <w:marLeft w:val="3240"/>
          <w:marRight w:val="0"/>
          <w:marTop w:val="0"/>
          <w:marBottom w:val="0"/>
          <w:divBdr>
            <w:top w:val="none" w:sz="0" w:space="0" w:color="auto"/>
            <w:left w:val="none" w:sz="0" w:space="0" w:color="auto"/>
            <w:bottom w:val="none" w:sz="0" w:space="0" w:color="auto"/>
            <w:right w:val="none" w:sz="0" w:space="0" w:color="auto"/>
          </w:divBdr>
        </w:div>
        <w:div w:id="1788043589">
          <w:marLeft w:val="547"/>
          <w:marRight w:val="0"/>
          <w:marTop w:val="0"/>
          <w:marBottom w:val="0"/>
          <w:divBdr>
            <w:top w:val="none" w:sz="0" w:space="0" w:color="auto"/>
            <w:left w:val="none" w:sz="0" w:space="0" w:color="auto"/>
            <w:bottom w:val="none" w:sz="0" w:space="0" w:color="auto"/>
            <w:right w:val="none" w:sz="0" w:space="0" w:color="auto"/>
          </w:divBdr>
        </w:div>
        <w:div w:id="1828323705">
          <w:marLeft w:val="2520"/>
          <w:marRight w:val="0"/>
          <w:marTop w:val="0"/>
          <w:marBottom w:val="0"/>
          <w:divBdr>
            <w:top w:val="none" w:sz="0" w:space="0" w:color="auto"/>
            <w:left w:val="none" w:sz="0" w:space="0" w:color="auto"/>
            <w:bottom w:val="none" w:sz="0" w:space="0" w:color="auto"/>
            <w:right w:val="none" w:sz="0" w:space="0" w:color="auto"/>
          </w:divBdr>
        </w:div>
      </w:divsChild>
    </w:div>
    <w:div w:id="1630359246">
      <w:bodyDiv w:val="1"/>
      <w:marLeft w:val="0"/>
      <w:marRight w:val="0"/>
      <w:marTop w:val="0"/>
      <w:marBottom w:val="0"/>
      <w:divBdr>
        <w:top w:val="none" w:sz="0" w:space="0" w:color="auto"/>
        <w:left w:val="none" w:sz="0" w:space="0" w:color="auto"/>
        <w:bottom w:val="none" w:sz="0" w:space="0" w:color="auto"/>
        <w:right w:val="none" w:sz="0" w:space="0" w:color="auto"/>
      </w:divBdr>
    </w:div>
    <w:div w:id="1761220531">
      <w:bodyDiv w:val="1"/>
      <w:marLeft w:val="0"/>
      <w:marRight w:val="0"/>
      <w:marTop w:val="0"/>
      <w:marBottom w:val="0"/>
      <w:divBdr>
        <w:top w:val="none" w:sz="0" w:space="0" w:color="auto"/>
        <w:left w:val="none" w:sz="0" w:space="0" w:color="auto"/>
        <w:bottom w:val="none" w:sz="0" w:space="0" w:color="auto"/>
        <w:right w:val="none" w:sz="0" w:space="0" w:color="auto"/>
      </w:divBdr>
    </w:div>
    <w:div w:id="20723455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diagramData" Target="diagrams/data1.xml"/><Relationship Id="rId18" Type="http://schemas.openxmlformats.org/officeDocument/2006/relationships/image" Target="media/image5.emf"/><Relationship Id="rId26" Type="http://schemas.openxmlformats.org/officeDocument/2006/relationships/image" Target="media/image10.emf"/><Relationship Id="rId3" Type="http://schemas.openxmlformats.org/officeDocument/2006/relationships/styles" Target="styles.xml"/><Relationship Id="rId21" Type="http://schemas.openxmlformats.org/officeDocument/2006/relationships/image" Target="media/image7.emf"/><Relationship Id="rId7" Type="http://schemas.openxmlformats.org/officeDocument/2006/relationships/endnotes" Target="endnotes.xml"/><Relationship Id="rId12" Type="http://schemas.openxmlformats.org/officeDocument/2006/relationships/package" Target="embeddings/Microsoft_Office_PowerPoint_2007_Template1.sldx"/><Relationship Id="rId17" Type="http://schemas.microsoft.com/office/2007/relationships/diagramDrawing" Target="diagrams/drawing1.xml"/><Relationship Id="rId25" Type="http://schemas.openxmlformats.org/officeDocument/2006/relationships/package" Target="embeddings/Microsoft_Office_PowerPoint_2007_Template4.sldx"/><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diagramColors" Target="diagrams/colors1.xml"/><Relationship Id="rId20" Type="http://schemas.openxmlformats.org/officeDocument/2006/relationships/package" Target="embeddings/Microsoft_Office_PowerPoint_2007_Template2.sldx"/><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9.emf"/><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diagramQuickStyle" Target="diagrams/quickStyle1.xml"/><Relationship Id="rId23" Type="http://schemas.openxmlformats.org/officeDocument/2006/relationships/image" Target="media/image8.emf"/><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6.emf"/><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diagramLayout" Target="diagrams/layout1.xml"/><Relationship Id="rId22" Type="http://schemas.openxmlformats.org/officeDocument/2006/relationships/package" Target="embeddings/Microsoft_Office_PowerPoint_2007_Template3.sldx"/><Relationship Id="rId27" Type="http://schemas.openxmlformats.org/officeDocument/2006/relationships/package" Target="embeddings/Microsoft_Office_PowerPoint_2007_Template5.sldx"/><Relationship Id="rId30"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hyperlink" Target="http://www.matricia.ro" TargetMode="External"/></Relationships>
</file>

<file path=word/_rels/header2.xml.rels><?xml version="1.0" encoding="UTF-8" standalone="yes"?>
<Relationships xmlns="http://schemas.openxmlformats.org/package/2006/relationships"><Relationship Id="rId2" Type="http://schemas.openxmlformats.org/officeDocument/2006/relationships/image" Target="media/image12.jpeg"/><Relationship Id="rId1" Type="http://schemas.openxmlformats.org/officeDocument/2006/relationships/image" Target="media/image11.jpeg"/></Relationships>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65766C9-506E-47A1-AE0A-B078A4CA1FF5}" type="doc">
      <dgm:prSet loTypeId="urn:microsoft.com/office/officeart/2005/8/layout/matrix3" loCatId="matrix" qsTypeId="urn:microsoft.com/office/officeart/2005/8/quickstyle/simple1" qsCatId="simple" csTypeId="urn:microsoft.com/office/officeart/2005/8/colors/colorful1" csCatId="colorful" phldr="1"/>
      <dgm:spPr/>
      <dgm:t>
        <a:bodyPr/>
        <a:lstStyle/>
        <a:p>
          <a:endParaRPr lang="en-US"/>
        </a:p>
      </dgm:t>
    </dgm:pt>
    <dgm:pt modelId="{579BBDB3-E31F-4D52-A4FD-4CB7C14E39D2}">
      <dgm:prSet phldrT="[Text]"/>
      <dgm:spPr/>
      <dgm:t>
        <a:bodyPr/>
        <a:lstStyle/>
        <a:p>
          <a:r>
            <a:rPr lang="ro-RO" dirty="0" err="1" smtClean="0"/>
            <a:t>Divizia 2 </a:t>
          </a:r>
          <a:r>
            <a:rPr lang="en-US" dirty="0" err="1" smtClean="0"/>
            <a:t>Morarit</a:t>
          </a:r>
          <a:r>
            <a:rPr lang="ro-RO" dirty="0" err="1" smtClean="0"/>
            <a:t> si Paste</a:t>
          </a:r>
          <a:endParaRPr lang="en-US" dirty="0"/>
        </a:p>
      </dgm:t>
    </dgm:pt>
    <dgm:pt modelId="{F7424398-22AA-42DC-82E4-4C884FDE9539}" type="parTrans" cxnId="{8CF421B3-FB57-4A8C-8CA8-0C30A23C92C8}">
      <dgm:prSet/>
      <dgm:spPr/>
      <dgm:t>
        <a:bodyPr/>
        <a:lstStyle/>
        <a:p>
          <a:endParaRPr lang="en-US"/>
        </a:p>
      </dgm:t>
    </dgm:pt>
    <dgm:pt modelId="{2830A2F8-9DA9-48BE-9FAB-9E4980457311}" type="sibTrans" cxnId="{8CF421B3-FB57-4A8C-8CA8-0C30A23C92C8}">
      <dgm:prSet/>
      <dgm:spPr/>
      <dgm:t>
        <a:bodyPr/>
        <a:lstStyle/>
        <a:p>
          <a:endParaRPr lang="en-US"/>
        </a:p>
      </dgm:t>
    </dgm:pt>
    <dgm:pt modelId="{13ED354E-9236-496A-A18D-E3FAC2BF0433}">
      <dgm:prSet phldrT="[Text]"/>
      <dgm:spPr/>
      <dgm:t>
        <a:bodyPr/>
        <a:lstStyle/>
        <a:p>
          <a:r>
            <a:rPr lang="ro-RO" dirty="0" err="1" smtClean="0"/>
            <a:t>Divizia 3 </a:t>
          </a:r>
          <a:r>
            <a:rPr lang="en-US" dirty="0" err="1" smtClean="0"/>
            <a:t>Produse</a:t>
          </a:r>
          <a:r>
            <a:rPr lang="en-US" dirty="0" smtClean="0"/>
            <a:t> </a:t>
          </a:r>
          <a:r>
            <a:rPr lang="ro-RO" dirty="0" smtClean="0"/>
            <a:t>Zaharoase si Expandate Sibiu si Romac</a:t>
          </a:r>
          <a:endParaRPr lang="en-US" dirty="0"/>
        </a:p>
      </dgm:t>
    </dgm:pt>
    <dgm:pt modelId="{9A3F894B-337C-4B10-87EE-004C5620B8EF}" type="parTrans" cxnId="{E46C059D-4EF6-4428-96F6-87058F9B4570}">
      <dgm:prSet/>
      <dgm:spPr/>
      <dgm:t>
        <a:bodyPr/>
        <a:lstStyle/>
        <a:p>
          <a:endParaRPr lang="en-US"/>
        </a:p>
      </dgm:t>
    </dgm:pt>
    <dgm:pt modelId="{35FF7581-81E4-454E-ACB8-C48439C6A546}" type="sibTrans" cxnId="{E46C059D-4EF6-4428-96F6-87058F9B4570}">
      <dgm:prSet/>
      <dgm:spPr/>
      <dgm:t>
        <a:bodyPr/>
        <a:lstStyle/>
        <a:p>
          <a:endParaRPr lang="en-US"/>
        </a:p>
      </dgm:t>
    </dgm:pt>
    <dgm:pt modelId="{D9851E60-E3EE-41C6-82A9-7CA3AB11EE51}">
      <dgm:prSet phldrT="[Text]"/>
      <dgm:spPr/>
      <dgm:t>
        <a:bodyPr/>
        <a:lstStyle/>
        <a:p>
          <a:r>
            <a:rPr lang="ro-RO" dirty="0" err="1" smtClean="0"/>
            <a:t>Divizia 1</a:t>
          </a:r>
          <a:r>
            <a:rPr lang="en-US" dirty="0" smtClean="0"/>
            <a:t> </a:t>
          </a:r>
          <a:r>
            <a:rPr lang="en-US" dirty="0" err="1" smtClean="0"/>
            <a:t>Patiserie</a:t>
          </a:r>
          <a:r>
            <a:rPr lang="ro-RO" dirty="0" err="1" smtClean="0"/>
            <a:t> si Simigerie</a:t>
          </a:r>
          <a:endParaRPr lang="en-US" dirty="0" smtClean="0"/>
        </a:p>
      </dgm:t>
    </dgm:pt>
    <dgm:pt modelId="{E7513150-526C-4F2C-B29E-06CD068B0981}" type="parTrans" cxnId="{7A200520-E3DA-4BA1-AC62-C9D971289E11}">
      <dgm:prSet/>
      <dgm:spPr/>
      <dgm:t>
        <a:bodyPr/>
        <a:lstStyle/>
        <a:p>
          <a:endParaRPr lang="en-US"/>
        </a:p>
      </dgm:t>
    </dgm:pt>
    <dgm:pt modelId="{481457D3-C1B9-4A32-A21E-107B870CF47A}" type="sibTrans" cxnId="{7A200520-E3DA-4BA1-AC62-C9D971289E11}">
      <dgm:prSet/>
      <dgm:spPr/>
      <dgm:t>
        <a:bodyPr/>
        <a:lstStyle/>
        <a:p>
          <a:endParaRPr lang="en-US"/>
        </a:p>
      </dgm:t>
    </dgm:pt>
    <dgm:pt modelId="{308BAA9E-EC50-4DF3-ABFB-53CF2E9105DC}">
      <dgm:prSet phldrT="[Text]"/>
      <dgm:spPr/>
      <dgm:t>
        <a:bodyPr/>
        <a:lstStyle/>
        <a:p>
          <a:r>
            <a:rPr lang="ro-RO" dirty="0" smtClean="0"/>
            <a:t>Departamentul </a:t>
          </a:r>
          <a:r>
            <a:rPr lang="en-US" dirty="0" smtClean="0"/>
            <a:t>Key Accounts</a:t>
          </a:r>
          <a:endParaRPr lang="en-US" dirty="0"/>
        </a:p>
      </dgm:t>
    </dgm:pt>
    <dgm:pt modelId="{A1DC6690-89E9-466F-921F-296AB43756BC}" type="parTrans" cxnId="{56042671-732A-4A9D-8329-CA39B98E8EBD}">
      <dgm:prSet/>
      <dgm:spPr/>
      <dgm:t>
        <a:bodyPr/>
        <a:lstStyle/>
        <a:p>
          <a:endParaRPr lang="en-US"/>
        </a:p>
      </dgm:t>
    </dgm:pt>
    <dgm:pt modelId="{06E8BDAC-EF9E-464B-93DB-41512EA547A9}" type="sibTrans" cxnId="{56042671-732A-4A9D-8329-CA39B98E8EBD}">
      <dgm:prSet/>
      <dgm:spPr/>
      <dgm:t>
        <a:bodyPr/>
        <a:lstStyle/>
        <a:p>
          <a:endParaRPr lang="en-US"/>
        </a:p>
      </dgm:t>
    </dgm:pt>
    <dgm:pt modelId="{EE8FE7AE-A128-4168-B12B-09A1E3040349}" type="pres">
      <dgm:prSet presAssocID="{865766C9-506E-47A1-AE0A-B078A4CA1FF5}" presName="matrix" presStyleCnt="0">
        <dgm:presLayoutVars>
          <dgm:chMax val="1"/>
          <dgm:dir/>
          <dgm:resizeHandles val="exact"/>
        </dgm:presLayoutVars>
      </dgm:prSet>
      <dgm:spPr/>
      <dgm:t>
        <a:bodyPr/>
        <a:lstStyle/>
        <a:p>
          <a:endParaRPr lang="en-US"/>
        </a:p>
      </dgm:t>
    </dgm:pt>
    <dgm:pt modelId="{2C25243E-205A-4D33-B1BA-4503F5D52B0A}" type="pres">
      <dgm:prSet presAssocID="{865766C9-506E-47A1-AE0A-B078A4CA1FF5}" presName="diamond" presStyleLbl="bgShp" presStyleIdx="0" presStyleCnt="1"/>
      <dgm:spPr/>
    </dgm:pt>
    <dgm:pt modelId="{A17F0C70-C8EC-4312-B018-0135F95DE13A}" type="pres">
      <dgm:prSet presAssocID="{865766C9-506E-47A1-AE0A-B078A4CA1FF5}" presName="quad1" presStyleLbl="node1" presStyleIdx="0" presStyleCnt="4">
        <dgm:presLayoutVars>
          <dgm:chMax val="0"/>
          <dgm:chPref val="0"/>
          <dgm:bulletEnabled val="1"/>
        </dgm:presLayoutVars>
      </dgm:prSet>
      <dgm:spPr/>
      <dgm:t>
        <a:bodyPr/>
        <a:lstStyle/>
        <a:p>
          <a:endParaRPr lang="en-US"/>
        </a:p>
      </dgm:t>
    </dgm:pt>
    <dgm:pt modelId="{C0E22393-12E4-49BD-AE2C-5E0A335B71A1}" type="pres">
      <dgm:prSet presAssocID="{865766C9-506E-47A1-AE0A-B078A4CA1FF5}" presName="quad2" presStyleLbl="node1" presStyleIdx="1" presStyleCnt="4">
        <dgm:presLayoutVars>
          <dgm:chMax val="0"/>
          <dgm:chPref val="0"/>
          <dgm:bulletEnabled val="1"/>
        </dgm:presLayoutVars>
      </dgm:prSet>
      <dgm:spPr/>
      <dgm:t>
        <a:bodyPr/>
        <a:lstStyle/>
        <a:p>
          <a:endParaRPr lang="en-US"/>
        </a:p>
      </dgm:t>
    </dgm:pt>
    <dgm:pt modelId="{80DCD3B1-8940-44E7-AC15-E5FFECC10354}" type="pres">
      <dgm:prSet presAssocID="{865766C9-506E-47A1-AE0A-B078A4CA1FF5}" presName="quad3" presStyleLbl="node1" presStyleIdx="2" presStyleCnt="4">
        <dgm:presLayoutVars>
          <dgm:chMax val="0"/>
          <dgm:chPref val="0"/>
          <dgm:bulletEnabled val="1"/>
        </dgm:presLayoutVars>
      </dgm:prSet>
      <dgm:spPr/>
      <dgm:t>
        <a:bodyPr/>
        <a:lstStyle/>
        <a:p>
          <a:endParaRPr lang="en-US"/>
        </a:p>
      </dgm:t>
    </dgm:pt>
    <dgm:pt modelId="{211AD2CE-BB6D-4BE8-B1F0-00D0317BA13A}" type="pres">
      <dgm:prSet presAssocID="{865766C9-506E-47A1-AE0A-B078A4CA1FF5}" presName="quad4" presStyleLbl="node1" presStyleIdx="3" presStyleCnt="4">
        <dgm:presLayoutVars>
          <dgm:chMax val="0"/>
          <dgm:chPref val="0"/>
          <dgm:bulletEnabled val="1"/>
        </dgm:presLayoutVars>
      </dgm:prSet>
      <dgm:spPr/>
      <dgm:t>
        <a:bodyPr/>
        <a:lstStyle/>
        <a:p>
          <a:endParaRPr lang="en-US"/>
        </a:p>
      </dgm:t>
    </dgm:pt>
  </dgm:ptLst>
  <dgm:cxnLst>
    <dgm:cxn modelId="{04847A13-4781-4029-9DEF-6B10F221AD38}" type="presOf" srcId="{579BBDB3-E31F-4D52-A4FD-4CB7C14E39D2}" destId="{A17F0C70-C8EC-4312-B018-0135F95DE13A}" srcOrd="0" destOrd="0" presId="urn:microsoft.com/office/officeart/2005/8/layout/matrix3"/>
    <dgm:cxn modelId="{2A6DA484-BC8B-47CD-AFD1-AE9460E03F5B}" type="presOf" srcId="{D9851E60-E3EE-41C6-82A9-7CA3AB11EE51}" destId="{80DCD3B1-8940-44E7-AC15-E5FFECC10354}" srcOrd="0" destOrd="0" presId="urn:microsoft.com/office/officeart/2005/8/layout/matrix3"/>
    <dgm:cxn modelId="{74810821-099B-4EF8-AEDD-2779060EA272}" type="presOf" srcId="{13ED354E-9236-496A-A18D-E3FAC2BF0433}" destId="{C0E22393-12E4-49BD-AE2C-5E0A335B71A1}" srcOrd="0" destOrd="0" presId="urn:microsoft.com/office/officeart/2005/8/layout/matrix3"/>
    <dgm:cxn modelId="{56097520-0319-4F94-A18B-5718D100647C}" type="presOf" srcId="{865766C9-506E-47A1-AE0A-B078A4CA1FF5}" destId="{EE8FE7AE-A128-4168-B12B-09A1E3040349}" srcOrd="0" destOrd="0" presId="urn:microsoft.com/office/officeart/2005/8/layout/matrix3"/>
    <dgm:cxn modelId="{DFFA4271-9E92-4841-AA93-35DE9733B40D}" type="presOf" srcId="{308BAA9E-EC50-4DF3-ABFB-53CF2E9105DC}" destId="{211AD2CE-BB6D-4BE8-B1F0-00D0317BA13A}" srcOrd="0" destOrd="0" presId="urn:microsoft.com/office/officeart/2005/8/layout/matrix3"/>
    <dgm:cxn modelId="{56042671-732A-4A9D-8329-CA39B98E8EBD}" srcId="{865766C9-506E-47A1-AE0A-B078A4CA1FF5}" destId="{308BAA9E-EC50-4DF3-ABFB-53CF2E9105DC}" srcOrd="3" destOrd="0" parTransId="{A1DC6690-89E9-466F-921F-296AB43756BC}" sibTransId="{06E8BDAC-EF9E-464B-93DB-41512EA547A9}"/>
    <dgm:cxn modelId="{E46C059D-4EF6-4428-96F6-87058F9B4570}" srcId="{865766C9-506E-47A1-AE0A-B078A4CA1FF5}" destId="{13ED354E-9236-496A-A18D-E3FAC2BF0433}" srcOrd="1" destOrd="0" parTransId="{9A3F894B-337C-4B10-87EE-004C5620B8EF}" sibTransId="{35FF7581-81E4-454E-ACB8-C48439C6A546}"/>
    <dgm:cxn modelId="{7A200520-E3DA-4BA1-AC62-C9D971289E11}" srcId="{865766C9-506E-47A1-AE0A-B078A4CA1FF5}" destId="{D9851E60-E3EE-41C6-82A9-7CA3AB11EE51}" srcOrd="2" destOrd="0" parTransId="{E7513150-526C-4F2C-B29E-06CD068B0981}" sibTransId="{481457D3-C1B9-4A32-A21E-107B870CF47A}"/>
    <dgm:cxn modelId="{8CF421B3-FB57-4A8C-8CA8-0C30A23C92C8}" srcId="{865766C9-506E-47A1-AE0A-B078A4CA1FF5}" destId="{579BBDB3-E31F-4D52-A4FD-4CB7C14E39D2}" srcOrd="0" destOrd="0" parTransId="{F7424398-22AA-42DC-82E4-4C884FDE9539}" sibTransId="{2830A2F8-9DA9-48BE-9FAB-9E4980457311}"/>
    <dgm:cxn modelId="{7A914240-51E6-4249-A670-728014EE0B24}" type="presParOf" srcId="{EE8FE7AE-A128-4168-B12B-09A1E3040349}" destId="{2C25243E-205A-4D33-B1BA-4503F5D52B0A}" srcOrd="0" destOrd="0" presId="urn:microsoft.com/office/officeart/2005/8/layout/matrix3"/>
    <dgm:cxn modelId="{DEF0105A-544F-4F4C-BE9B-96FBEA4C5475}" type="presParOf" srcId="{EE8FE7AE-A128-4168-B12B-09A1E3040349}" destId="{A17F0C70-C8EC-4312-B018-0135F95DE13A}" srcOrd="1" destOrd="0" presId="urn:microsoft.com/office/officeart/2005/8/layout/matrix3"/>
    <dgm:cxn modelId="{002E212B-EDAA-4602-8114-E4ED3A2345E5}" type="presParOf" srcId="{EE8FE7AE-A128-4168-B12B-09A1E3040349}" destId="{C0E22393-12E4-49BD-AE2C-5E0A335B71A1}" srcOrd="2" destOrd="0" presId="urn:microsoft.com/office/officeart/2005/8/layout/matrix3"/>
    <dgm:cxn modelId="{0140FD38-86D5-49FF-A804-A96FE40A5D39}" type="presParOf" srcId="{EE8FE7AE-A128-4168-B12B-09A1E3040349}" destId="{80DCD3B1-8940-44E7-AC15-E5FFECC10354}" srcOrd="3" destOrd="0" presId="urn:microsoft.com/office/officeart/2005/8/layout/matrix3"/>
    <dgm:cxn modelId="{44F1F820-2BFE-48AF-9551-0F5729625BA3}" type="presParOf" srcId="{EE8FE7AE-A128-4168-B12B-09A1E3040349}" destId="{211AD2CE-BB6D-4BE8-B1F0-00D0317BA13A}" srcOrd="4" destOrd="0" presId="urn:microsoft.com/office/officeart/2005/8/layout/matrix3"/>
  </dgm:cxnLst>
  <dgm:bg/>
  <dgm:whole/>
  <dgm:extLst>
    <a:ext uri="http://schemas.microsoft.com/office/drawing/2008/diagram">
      <dsp:dataModelExt xmlns:dsp="http://schemas.microsoft.com/office/drawing/2008/diagram" xmlns="" relId="rId17" minVer="http://schemas.openxmlformats.org/drawingml/2006/diagram"/>
    </a:ext>
  </dgm:extLst>
</dgm:dataModel>
</file>

<file path=word/diagrams/drawing1.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2C25243E-205A-4D33-B1BA-4503F5D52B0A}">
      <dsp:nvSpPr>
        <dsp:cNvPr id="0" name=""/>
        <dsp:cNvSpPr/>
      </dsp:nvSpPr>
      <dsp:spPr>
        <a:xfrm>
          <a:off x="992187" y="0"/>
          <a:ext cx="3959225" cy="3959225"/>
        </a:xfrm>
        <a:prstGeom prst="diamond">
          <a:avLst/>
        </a:prstGeom>
        <a:solidFill>
          <a:schemeClr val="accent2">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A17F0C70-C8EC-4312-B018-0135F95DE13A}">
      <dsp:nvSpPr>
        <dsp:cNvPr id="0" name=""/>
        <dsp:cNvSpPr/>
      </dsp:nvSpPr>
      <dsp:spPr>
        <a:xfrm>
          <a:off x="1368313" y="376126"/>
          <a:ext cx="1544097" cy="1544097"/>
        </a:xfrm>
        <a:prstGeom prst="round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0960" tIns="60960" rIns="60960" bIns="60960" numCol="1" spcCol="1270" anchor="ctr" anchorCtr="0">
          <a:noAutofit/>
        </a:bodyPr>
        <a:lstStyle/>
        <a:p>
          <a:pPr lvl="0" algn="ctr" defTabSz="711200">
            <a:lnSpc>
              <a:spcPct val="90000"/>
            </a:lnSpc>
            <a:spcBef>
              <a:spcPct val="0"/>
            </a:spcBef>
            <a:spcAft>
              <a:spcPct val="35000"/>
            </a:spcAft>
          </a:pPr>
          <a:r>
            <a:rPr lang="ro-RO" sz="1600" kern="1200" dirty="0" err="1" smtClean="0"/>
            <a:t>Divizia 2 </a:t>
          </a:r>
          <a:r>
            <a:rPr lang="en-US" sz="1600" kern="1200" dirty="0" err="1" smtClean="0"/>
            <a:t>Morarit</a:t>
          </a:r>
          <a:r>
            <a:rPr lang="ro-RO" sz="1600" kern="1200" dirty="0" err="1" smtClean="0"/>
            <a:t> si Paste</a:t>
          </a:r>
          <a:endParaRPr lang="en-US" sz="1600" kern="1200" dirty="0"/>
        </a:p>
      </dsp:txBody>
      <dsp:txXfrm>
        <a:off x="1368313" y="376126"/>
        <a:ext cx="1544097" cy="1544097"/>
      </dsp:txXfrm>
    </dsp:sp>
    <dsp:sp modelId="{C0E22393-12E4-49BD-AE2C-5E0A335B71A1}">
      <dsp:nvSpPr>
        <dsp:cNvPr id="0" name=""/>
        <dsp:cNvSpPr/>
      </dsp:nvSpPr>
      <dsp:spPr>
        <a:xfrm>
          <a:off x="3031188" y="376126"/>
          <a:ext cx="1544097" cy="1544097"/>
        </a:xfrm>
        <a:prstGeom prst="round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0960" tIns="60960" rIns="60960" bIns="60960" numCol="1" spcCol="1270" anchor="ctr" anchorCtr="0">
          <a:noAutofit/>
        </a:bodyPr>
        <a:lstStyle/>
        <a:p>
          <a:pPr lvl="0" algn="ctr" defTabSz="711200">
            <a:lnSpc>
              <a:spcPct val="90000"/>
            </a:lnSpc>
            <a:spcBef>
              <a:spcPct val="0"/>
            </a:spcBef>
            <a:spcAft>
              <a:spcPct val="35000"/>
            </a:spcAft>
          </a:pPr>
          <a:r>
            <a:rPr lang="ro-RO" sz="1600" kern="1200" dirty="0" err="1" smtClean="0"/>
            <a:t>Divizia 3 </a:t>
          </a:r>
          <a:r>
            <a:rPr lang="en-US" sz="1600" kern="1200" dirty="0" err="1" smtClean="0"/>
            <a:t>Produse</a:t>
          </a:r>
          <a:r>
            <a:rPr lang="en-US" sz="1600" kern="1200" dirty="0" smtClean="0"/>
            <a:t> </a:t>
          </a:r>
          <a:r>
            <a:rPr lang="ro-RO" sz="1600" kern="1200" dirty="0" smtClean="0"/>
            <a:t>Zaharoase si Expandate Sibiu si Romac</a:t>
          </a:r>
          <a:endParaRPr lang="en-US" sz="1600" kern="1200" dirty="0"/>
        </a:p>
      </dsp:txBody>
      <dsp:txXfrm>
        <a:off x="3031188" y="376126"/>
        <a:ext cx="1544097" cy="1544097"/>
      </dsp:txXfrm>
    </dsp:sp>
    <dsp:sp modelId="{80DCD3B1-8940-44E7-AC15-E5FFECC10354}">
      <dsp:nvSpPr>
        <dsp:cNvPr id="0" name=""/>
        <dsp:cNvSpPr/>
      </dsp:nvSpPr>
      <dsp:spPr>
        <a:xfrm>
          <a:off x="1368313" y="2039000"/>
          <a:ext cx="1544097" cy="1544097"/>
        </a:xfrm>
        <a:prstGeom prst="roundRect">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0960" tIns="60960" rIns="60960" bIns="60960" numCol="1" spcCol="1270" anchor="ctr" anchorCtr="0">
          <a:noAutofit/>
        </a:bodyPr>
        <a:lstStyle/>
        <a:p>
          <a:pPr lvl="0" algn="ctr" defTabSz="711200">
            <a:lnSpc>
              <a:spcPct val="90000"/>
            </a:lnSpc>
            <a:spcBef>
              <a:spcPct val="0"/>
            </a:spcBef>
            <a:spcAft>
              <a:spcPct val="35000"/>
            </a:spcAft>
          </a:pPr>
          <a:r>
            <a:rPr lang="ro-RO" sz="1600" kern="1200" dirty="0" err="1" smtClean="0"/>
            <a:t>Divizia 1</a:t>
          </a:r>
          <a:r>
            <a:rPr lang="en-US" sz="1600" kern="1200" dirty="0" smtClean="0"/>
            <a:t> </a:t>
          </a:r>
          <a:r>
            <a:rPr lang="en-US" sz="1600" kern="1200" dirty="0" err="1" smtClean="0"/>
            <a:t>Patiserie</a:t>
          </a:r>
          <a:r>
            <a:rPr lang="ro-RO" sz="1600" kern="1200" dirty="0" err="1" smtClean="0"/>
            <a:t> si Simigerie</a:t>
          </a:r>
          <a:endParaRPr lang="en-US" sz="1600" kern="1200" dirty="0" smtClean="0"/>
        </a:p>
      </dsp:txBody>
      <dsp:txXfrm>
        <a:off x="1368313" y="2039000"/>
        <a:ext cx="1544097" cy="1544097"/>
      </dsp:txXfrm>
    </dsp:sp>
    <dsp:sp modelId="{211AD2CE-BB6D-4BE8-B1F0-00D0317BA13A}">
      <dsp:nvSpPr>
        <dsp:cNvPr id="0" name=""/>
        <dsp:cNvSpPr/>
      </dsp:nvSpPr>
      <dsp:spPr>
        <a:xfrm>
          <a:off x="3031188" y="2039000"/>
          <a:ext cx="1544097" cy="1544097"/>
        </a:xfrm>
        <a:prstGeom prst="round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0960" tIns="60960" rIns="60960" bIns="60960" numCol="1" spcCol="1270" anchor="ctr" anchorCtr="0">
          <a:noAutofit/>
        </a:bodyPr>
        <a:lstStyle/>
        <a:p>
          <a:pPr lvl="0" algn="ctr" defTabSz="711200">
            <a:lnSpc>
              <a:spcPct val="90000"/>
            </a:lnSpc>
            <a:spcBef>
              <a:spcPct val="0"/>
            </a:spcBef>
            <a:spcAft>
              <a:spcPct val="35000"/>
            </a:spcAft>
          </a:pPr>
          <a:r>
            <a:rPr lang="ro-RO" sz="1600" kern="1200" dirty="0" smtClean="0"/>
            <a:t>Departamentul </a:t>
          </a:r>
          <a:r>
            <a:rPr lang="en-US" sz="1600" kern="1200" dirty="0" smtClean="0"/>
            <a:t>Key Accounts</a:t>
          </a:r>
          <a:endParaRPr lang="en-US" sz="1600" kern="1200" dirty="0"/>
        </a:p>
      </dsp:txBody>
      <dsp:txXfrm>
        <a:off x="3031188" y="2039000"/>
        <a:ext cx="1544097" cy="1544097"/>
      </dsp:txXfrm>
    </dsp:sp>
  </dsp:spTree>
</dsp:drawing>
</file>

<file path=word/diagrams/layout1.xml><?xml version="1.0" encoding="utf-8"?>
<dgm:layoutDef xmlns:dgm="http://schemas.openxmlformats.org/drawingml/2006/diagram" xmlns:a="http://schemas.openxmlformats.org/drawingml/2006/main" uniqueId="urn:microsoft.com/office/officeart/2005/8/layout/matrix3">
  <dgm:title val=""/>
  <dgm:desc val=""/>
  <dgm:catLst>
    <dgm:cat type="matrix" pri="1000"/>
    <dgm:cat type="convert" pri="18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0" destOrd="0"/>
        <dgm:cxn modelId="8" srcId="0" destId="4" srcOrd="1" destOrd="0"/>
      </dgm:cxnLst>
      <dgm:bg/>
      <dgm:whole/>
    </dgm:dataModel>
  </dgm:sampData>
  <dgm:styleData useDef="1">
    <dgm:dataModel>
      <dgm:ptLst/>
      <dgm:bg/>
      <dgm:whole/>
    </dgm:dataModel>
  </dgm:styleData>
  <dgm:clrData useDef="1">
    <dgm:dataModel>
      <dgm:ptLst/>
      <dgm:bg/>
      <dgm:whole/>
    </dgm:dataModel>
  </dgm:clrData>
  <dgm:layoutNode name="matrix">
    <dgm:varLst>
      <dgm:chMax val="1"/>
      <dgm:dir/>
      <dgm:resizeHandles val="exact"/>
    </dgm:varLst>
    <dgm:alg type="composite">
      <dgm:param type="ar" val="1"/>
    </dgm:alg>
    <dgm:shape xmlns:r="http://schemas.openxmlformats.org/officeDocument/2006/relationships" r:blip="">
      <dgm:adjLst/>
    </dgm:shape>
    <dgm:presOf/>
    <dgm:choose name="Name0">
      <dgm:if name="Name1" func="var" arg="dir" op="equ" val="norm">
        <dgm:constrLst>
          <dgm:constr type="w" for="ch" forName="diamond" refType="w"/>
          <dgm:constr type="h" for="ch" forName="diamond" refType="h"/>
          <dgm:constr type="w" for="ch" forName="quad1" refType="w" fact="0.39"/>
          <dgm:constr type="h" for="ch" forName="quad1" refType="h" fact="0.39"/>
          <dgm:constr type="ctrX" for="ch" forName="quad1" refType="w" fact="0.29"/>
          <dgm:constr type="ctrY" for="ch" forName="quad1" refType="h" fact="0.29"/>
          <dgm:constr type="w" for="ch" forName="quad2" refType="w" fact="0.39"/>
          <dgm:constr type="h" for="ch" forName="quad2" refType="h" fact="0.39"/>
          <dgm:constr type="ctrX" for="ch" forName="quad2" refType="w" fact="0.71"/>
          <dgm:constr type="ctrY" for="ch" forName="quad2" refType="h" fact="0.29"/>
          <dgm:constr type="w" for="ch" forName="quad3" refType="w" fact="0.39"/>
          <dgm:constr type="h" for="ch" forName="quad3" refType="h" fact="0.39"/>
          <dgm:constr type="ctrX" for="ch" forName="quad3" refType="w" fact="0.29"/>
          <dgm:constr type="ctrY" for="ch" forName="quad3" refType="h" fact="0.71"/>
          <dgm:constr type="w" for="ch" forName="quad4" refType="w" fact="0.39"/>
          <dgm:constr type="h" for="ch" forName="quad4" refType="h" fact="0.39"/>
          <dgm:constr type="ctrX" for="ch" forName="quad4" refType="w" fact="0.71"/>
          <dgm:constr type="ctrY" for="ch" forName="quad4" refType="h" fact="0.71"/>
          <dgm:constr type="primFontSz" for="des" ptType="node" op="equ" val="65"/>
        </dgm:constrLst>
      </dgm:if>
      <dgm:else name="Name2">
        <dgm:constrLst>
          <dgm:constr type="w" for="ch" forName="diamond" refType="w"/>
          <dgm:constr type="h" for="ch" forName="diamond" refType="h"/>
          <dgm:constr type="w" for="ch" forName="quad1" refType="w" fact="0.39"/>
          <dgm:constr type="h" for="ch" forName="quad1" refType="h" fact="0.39"/>
          <dgm:constr type="ctrX" for="ch" forName="quad1" refType="w" fact="0.71"/>
          <dgm:constr type="ctrY" for="ch" forName="quad1" refType="h" fact="0.29"/>
          <dgm:constr type="w" for="ch" forName="quad2" refType="w" fact="0.39"/>
          <dgm:constr type="h" for="ch" forName="quad2" refType="h" fact="0.39"/>
          <dgm:constr type="ctrX" for="ch" forName="quad2" refType="w" fact="0.29"/>
          <dgm:constr type="ctrY" for="ch" forName="quad2" refType="h" fact="0.29"/>
          <dgm:constr type="w" for="ch" forName="quad3" refType="w" fact="0.39"/>
          <dgm:constr type="h" for="ch" forName="quad3" refType="h" fact="0.39"/>
          <dgm:constr type="ctrX" for="ch" forName="quad3" refType="w" fact="0.71"/>
          <dgm:constr type="ctrY" for="ch" forName="quad3" refType="h" fact="0.71"/>
          <dgm:constr type="w" for="ch" forName="quad4" refType="w" fact="0.39"/>
          <dgm:constr type="h" for="ch" forName="quad4" refType="h" fact="0.39"/>
          <dgm:constr type="ctrX" for="ch" forName="quad4" refType="w" fact="0.29"/>
          <dgm:constr type="ctrY" for="ch" forName="quad4" refType="h" fact="0.71"/>
          <dgm:constr type="primFontSz" for="des" ptType="node" op="equ" val="65"/>
        </dgm:constrLst>
      </dgm:else>
    </dgm:choose>
    <dgm:ruleLst/>
    <dgm:choose name="Name3">
      <dgm:if name="Name4" axis="ch" ptType="node" func="cnt" op="gte" val="1">
        <dgm:layoutNode name="diamond" styleLbl="bgShp">
          <dgm:alg type="sp"/>
          <dgm:shape xmlns:r="http://schemas.openxmlformats.org/officeDocument/2006/relationships" type="diamond" r:blip="">
            <dgm:adjLst/>
          </dgm:shape>
          <dgm:presOf/>
          <dgm:constrLst>
            <dgm:constr type="w" refType="h" op="equ"/>
          </dgm:constrLst>
          <dgm:ruleLst/>
        </dgm:layoutNode>
        <dgm:layoutNode name="quad1">
          <dgm:varLst>
            <dgm:chMax val="0"/>
            <dgm:chPref val="0"/>
            <dgm:bulletEnabled val="1"/>
          </dgm:varLst>
          <dgm:alg type="tx"/>
          <dgm:shape xmlns:r="http://schemas.openxmlformats.org/officeDocument/2006/relationships" type="roundRect" r:blip="">
            <dgm:adjLst/>
          </dgm:shape>
          <dgm:presOf axis="ch desOrSelf" ptType="node node" st="1 1" cnt="1 0"/>
          <dgm:constrLst>
            <dgm:constr type="w" refType="h" op="equ"/>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quad2">
          <dgm:varLst>
            <dgm:chMax val="0"/>
            <dgm:chPref val="0"/>
            <dgm:bulletEnabled val="1"/>
          </dgm:varLst>
          <dgm:alg type="tx"/>
          <dgm:shape xmlns:r="http://schemas.openxmlformats.org/officeDocument/2006/relationships" type="roundRect" r:blip="">
            <dgm:adjLst/>
          </dgm:shape>
          <dgm:presOf axis="ch desOrSelf" ptType="node node" st="2 1" cnt="1 0"/>
          <dgm:constrLst>
            <dgm:constr type="w" refType="h" op="equ"/>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quad3">
          <dgm:varLst>
            <dgm:chMax val="0"/>
            <dgm:chPref val="0"/>
            <dgm:bulletEnabled val="1"/>
          </dgm:varLst>
          <dgm:alg type="tx"/>
          <dgm:shape xmlns:r="http://schemas.openxmlformats.org/officeDocument/2006/relationships" type="roundRect" r:blip="">
            <dgm:adjLst/>
          </dgm:shape>
          <dgm:presOf axis="ch desOrSelf" ptType="node node" st="3 1" cnt="1 0"/>
          <dgm:constrLst>
            <dgm:constr type="w" refType="h" op="equ"/>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quad4">
          <dgm:varLst>
            <dgm:chMax val="0"/>
            <dgm:chPref val="0"/>
            <dgm:bulletEnabled val="1"/>
          </dgm:varLst>
          <dgm:alg type="tx"/>
          <dgm:shape xmlns:r="http://schemas.openxmlformats.org/officeDocument/2006/relationships" type="roundRect" r:blip="">
            <dgm:adjLst/>
          </dgm:shape>
          <dgm:presOf axis="ch desOrSelf" ptType="node node" st="4 1" cnt="1 0"/>
          <dgm:constrLst>
            <dgm:constr type="w" refType="h" op="equ"/>
            <dgm:constr type="tMarg" refType="primFontSz" fact="0.3"/>
            <dgm:constr type="bMarg" refType="primFontSz" fact="0.3"/>
            <dgm:constr type="lMarg" refType="primFontSz" fact="0.3"/>
            <dgm:constr type="rMarg" refType="primFontSz" fact="0.3"/>
          </dgm:constrLst>
          <dgm:ruleLst>
            <dgm:rule type="primFontSz" val="5" fact="NaN" max="NaN"/>
          </dgm:ruleLst>
        </dgm:layoutNode>
      </dgm:if>
      <dgm:else name="Name5"/>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E4CF571-5EC2-4B90-92BC-53943C7FD1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1042</TotalTime>
  <Pages>40</Pages>
  <Words>9051</Words>
  <Characters>52496</Characters>
  <Application>Microsoft Office Word</Application>
  <DocSecurity>0</DocSecurity>
  <Lines>437</Lines>
  <Paragraphs>122</Paragraphs>
  <ScaleCrop>false</ScaleCrop>
  <HeadingPairs>
    <vt:vector size="2" baseType="variant">
      <vt:variant>
        <vt:lpstr>Title</vt:lpstr>
      </vt:variant>
      <vt:variant>
        <vt:i4>1</vt:i4>
      </vt:variant>
    </vt:vector>
  </HeadingPairs>
  <TitlesOfParts>
    <vt:vector size="1" baseType="lpstr">
      <vt:lpstr/>
    </vt:vector>
  </TitlesOfParts>
  <Company>Epicor Software Limited</Company>
  <LinksUpToDate>false</LinksUpToDate>
  <CharactersWithSpaces>61425</CharactersWithSpaces>
  <SharedDoc>false</SharedDoc>
  <HLinks>
    <vt:vector size="378" baseType="variant">
      <vt:variant>
        <vt:i4>1376309</vt:i4>
      </vt:variant>
      <vt:variant>
        <vt:i4>374</vt:i4>
      </vt:variant>
      <vt:variant>
        <vt:i4>0</vt:i4>
      </vt:variant>
      <vt:variant>
        <vt:i4>5</vt:i4>
      </vt:variant>
      <vt:variant>
        <vt:lpwstr/>
      </vt:variant>
      <vt:variant>
        <vt:lpwstr>_Toc273623607</vt:lpwstr>
      </vt:variant>
      <vt:variant>
        <vt:i4>1376309</vt:i4>
      </vt:variant>
      <vt:variant>
        <vt:i4>368</vt:i4>
      </vt:variant>
      <vt:variant>
        <vt:i4>0</vt:i4>
      </vt:variant>
      <vt:variant>
        <vt:i4>5</vt:i4>
      </vt:variant>
      <vt:variant>
        <vt:lpwstr/>
      </vt:variant>
      <vt:variant>
        <vt:lpwstr>_Toc273623606</vt:lpwstr>
      </vt:variant>
      <vt:variant>
        <vt:i4>1376309</vt:i4>
      </vt:variant>
      <vt:variant>
        <vt:i4>362</vt:i4>
      </vt:variant>
      <vt:variant>
        <vt:i4>0</vt:i4>
      </vt:variant>
      <vt:variant>
        <vt:i4>5</vt:i4>
      </vt:variant>
      <vt:variant>
        <vt:lpwstr/>
      </vt:variant>
      <vt:variant>
        <vt:lpwstr>_Toc273623605</vt:lpwstr>
      </vt:variant>
      <vt:variant>
        <vt:i4>1376309</vt:i4>
      </vt:variant>
      <vt:variant>
        <vt:i4>356</vt:i4>
      </vt:variant>
      <vt:variant>
        <vt:i4>0</vt:i4>
      </vt:variant>
      <vt:variant>
        <vt:i4>5</vt:i4>
      </vt:variant>
      <vt:variant>
        <vt:lpwstr/>
      </vt:variant>
      <vt:variant>
        <vt:lpwstr>_Toc273623604</vt:lpwstr>
      </vt:variant>
      <vt:variant>
        <vt:i4>1376309</vt:i4>
      </vt:variant>
      <vt:variant>
        <vt:i4>350</vt:i4>
      </vt:variant>
      <vt:variant>
        <vt:i4>0</vt:i4>
      </vt:variant>
      <vt:variant>
        <vt:i4>5</vt:i4>
      </vt:variant>
      <vt:variant>
        <vt:lpwstr/>
      </vt:variant>
      <vt:variant>
        <vt:lpwstr>_Toc273623603</vt:lpwstr>
      </vt:variant>
      <vt:variant>
        <vt:i4>1376309</vt:i4>
      </vt:variant>
      <vt:variant>
        <vt:i4>344</vt:i4>
      </vt:variant>
      <vt:variant>
        <vt:i4>0</vt:i4>
      </vt:variant>
      <vt:variant>
        <vt:i4>5</vt:i4>
      </vt:variant>
      <vt:variant>
        <vt:lpwstr/>
      </vt:variant>
      <vt:variant>
        <vt:lpwstr>_Toc273623602</vt:lpwstr>
      </vt:variant>
      <vt:variant>
        <vt:i4>1376309</vt:i4>
      </vt:variant>
      <vt:variant>
        <vt:i4>338</vt:i4>
      </vt:variant>
      <vt:variant>
        <vt:i4>0</vt:i4>
      </vt:variant>
      <vt:variant>
        <vt:i4>5</vt:i4>
      </vt:variant>
      <vt:variant>
        <vt:lpwstr/>
      </vt:variant>
      <vt:variant>
        <vt:lpwstr>_Toc273623601</vt:lpwstr>
      </vt:variant>
      <vt:variant>
        <vt:i4>1376309</vt:i4>
      </vt:variant>
      <vt:variant>
        <vt:i4>332</vt:i4>
      </vt:variant>
      <vt:variant>
        <vt:i4>0</vt:i4>
      </vt:variant>
      <vt:variant>
        <vt:i4>5</vt:i4>
      </vt:variant>
      <vt:variant>
        <vt:lpwstr/>
      </vt:variant>
      <vt:variant>
        <vt:lpwstr>_Toc273623600</vt:lpwstr>
      </vt:variant>
      <vt:variant>
        <vt:i4>1835062</vt:i4>
      </vt:variant>
      <vt:variant>
        <vt:i4>326</vt:i4>
      </vt:variant>
      <vt:variant>
        <vt:i4>0</vt:i4>
      </vt:variant>
      <vt:variant>
        <vt:i4>5</vt:i4>
      </vt:variant>
      <vt:variant>
        <vt:lpwstr/>
      </vt:variant>
      <vt:variant>
        <vt:lpwstr>_Toc273623599</vt:lpwstr>
      </vt:variant>
      <vt:variant>
        <vt:i4>1835062</vt:i4>
      </vt:variant>
      <vt:variant>
        <vt:i4>320</vt:i4>
      </vt:variant>
      <vt:variant>
        <vt:i4>0</vt:i4>
      </vt:variant>
      <vt:variant>
        <vt:i4>5</vt:i4>
      </vt:variant>
      <vt:variant>
        <vt:lpwstr/>
      </vt:variant>
      <vt:variant>
        <vt:lpwstr>_Toc273623598</vt:lpwstr>
      </vt:variant>
      <vt:variant>
        <vt:i4>1835062</vt:i4>
      </vt:variant>
      <vt:variant>
        <vt:i4>314</vt:i4>
      </vt:variant>
      <vt:variant>
        <vt:i4>0</vt:i4>
      </vt:variant>
      <vt:variant>
        <vt:i4>5</vt:i4>
      </vt:variant>
      <vt:variant>
        <vt:lpwstr/>
      </vt:variant>
      <vt:variant>
        <vt:lpwstr>_Toc273623597</vt:lpwstr>
      </vt:variant>
      <vt:variant>
        <vt:i4>1835062</vt:i4>
      </vt:variant>
      <vt:variant>
        <vt:i4>308</vt:i4>
      </vt:variant>
      <vt:variant>
        <vt:i4>0</vt:i4>
      </vt:variant>
      <vt:variant>
        <vt:i4>5</vt:i4>
      </vt:variant>
      <vt:variant>
        <vt:lpwstr/>
      </vt:variant>
      <vt:variant>
        <vt:lpwstr>_Toc273623596</vt:lpwstr>
      </vt:variant>
      <vt:variant>
        <vt:i4>1835062</vt:i4>
      </vt:variant>
      <vt:variant>
        <vt:i4>302</vt:i4>
      </vt:variant>
      <vt:variant>
        <vt:i4>0</vt:i4>
      </vt:variant>
      <vt:variant>
        <vt:i4>5</vt:i4>
      </vt:variant>
      <vt:variant>
        <vt:lpwstr/>
      </vt:variant>
      <vt:variant>
        <vt:lpwstr>_Toc273623595</vt:lpwstr>
      </vt:variant>
      <vt:variant>
        <vt:i4>1835062</vt:i4>
      </vt:variant>
      <vt:variant>
        <vt:i4>296</vt:i4>
      </vt:variant>
      <vt:variant>
        <vt:i4>0</vt:i4>
      </vt:variant>
      <vt:variant>
        <vt:i4>5</vt:i4>
      </vt:variant>
      <vt:variant>
        <vt:lpwstr/>
      </vt:variant>
      <vt:variant>
        <vt:lpwstr>_Toc273623594</vt:lpwstr>
      </vt:variant>
      <vt:variant>
        <vt:i4>1835062</vt:i4>
      </vt:variant>
      <vt:variant>
        <vt:i4>290</vt:i4>
      </vt:variant>
      <vt:variant>
        <vt:i4>0</vt:i4>
      </vt:variant>
      <vt:variant>
        <vt:i4>5</vt:i4>
      </vt:variant>
      <vt:variant>
        <vt:lpwstr/>
      </vt:variant>
      <vt:variant>
        <vt:lpwstr>_Toc273623593</vt:lpwstr>
      </vt:variant>
      <vt:variant>
        <vt:i4>1835062</vt:i4>
      </vt:variant>
      <vt:variant>
        <vt:i4>284</vt:i4>
      </vt:variant>
      <vt:variant>
        <vt:i4>0</vt:i4>
      </vt:variant>
      <vt:variant>
        <vt:i4>5</vt:i4>
      </vt:variant>
      <vt:variant>
        <vt:lpwstr/>
      </vt:variant>
      <vt:variant>
        <vt:lpwstr>_Toc273623592</vt:lpwstr>
      </vt:variant>
      <vt:variant>
        <vt:i4>1835062</vt:i4>
      </vt:variant>
      <vt:variant>
        <vt:i4>278</vt:i4>
      </vt:variant>
      <vt:variant>
        <vt:i4>0</vt:i4>
      </vt:variant>
      <vt:variant>
        <vt:i4>5</vt:i4>
      </vt:variant>
      <vt:variant>
        <vt:lpwstr/>
      </vt:variant>
      <vt:variant>
        <vt:lpwstr>_Toc273623591</vt:lpwstr>
      </vt:variant>
      <vt:variant>
        <vt:i4>1835062</vt:i4>
      </vt:variant>
      <vt:variant>
        <vt:i4>272</vt:i4>
      </vt:variant>
      <vt:variant>
        <vt:i4>0</vt:i4>
      </vt:variant>
      <vt:variant>
        <vt:i4>5</vt:i4>
      </vt:variant>
      <vt:variant>
        <vt:lpwstr/>
      </vt:variant>
      <vt:variant>
        <vt:lpwstr>_Toc273623590</vt:lpwstr>
      </vt:variant>
      <vt:variant>
        <vt:i4>1900598</vt:i4>
      </vt:variant>
      <vt:variant>
        <vt:i4>266</vt:i4>
      </vt:variant>
      <vt:variant>
        <vt:i4>0</vt:i4>
      </vt:variant>
      <vt:variant>
        <vt:i4>5</vt:i4>
      </vt:variant>
      <vt:variant>
        <vt:lpwstr/>
      </vt:variant>
      <vt:variant>
        <vt:lpwstr>_Toc273623589</vt:lpwstr>
      </vt:variant>
      <vt:variant>
        <vt:i4>1900598</vt:i4>
      </vt:variant>
      <vt:variant>
        <vt:i4>260</vt:i4>
      </vt:variant>
      <vt:variant>
        <vt:i4>0</vt:i4>
      </vt:variant>
      <vt:variant>
        <vt:i4>5</vt:i4>
      </vt:variant>
      <vt:variant>
        <vt:lpwstr/>
      </vt:variant>
      <vt:variant>
        <vt:lpwstr>_Toc273623588</vt:lpwstr>
      </vt:variant>
      <vt:variant>
        <vt:i4>1900598</vt:i4>
      </vt:variant>
      <vt:variant>
        <vt:i4>254</vt:i4>
      </vt:variant>
      <vt:variant>
        <vt:i4>0</vt:i4>
      </vt:variant>
      <vt:variant>
        <vt:i4>5</vt:i4>
      </vt:variant>
      <vt:variant>
        <vt:lpwstr/>
      </vt:variant>
      <vt:variant>
        <vt:lpwstr>_Toc273623587</vt:lpwstr>
      </vt:variant>
      <vt:variant>
        <vt:i4>1900598</vt:i4>
      </vt:variant>
      <vt:variant>
        <vt:i4>248</vt:i4>
      </vt:variant>
      <vt:variant>
        <vt:i4>0</vt:i4>
      </vt:variant>
      <vt:variant>
        <vt:i4>5</vt:i4>
      </vt:variant>
      <vt:variant>
        <vt:lpwstr/>
      </vt:variant>
      <vt:variant>
        <vt:lpwstr>_Toc273623586</vt:lpwstr>
      </vt:variant>
      <vt:variant>
        <vt:i4>1900598</vt:i4>
      </vt:variant>
      <vt:variant>
        <vt:i4>242</vt:i4>
      </vt:variant>
      <vt:variant>
        <vt:i4>0</vt:i4>
      </vt:variant>
      <vt:variant>
        <vt:i4>5</vt:i4>
      </vt:variant>
      <vt:variant>
        <vt:lpwstr/>
      </vt:variant>
      <vt:variant>
        <vt:lpwstr>_Toc273623585</vt:lpwstr>
      </vt:variant>
      <vt:variant>
        <vt:i4>1900598</vt:i4>
      </vt:variant>
      <vt:variant>
        <vt:i4>236</vt:i4>
      </vt:variant>
      <vt:variant>
        <vt:i4>0</vt:i4>
      </vt:variant>
      <vt:variant>
        <vt:i4>5</vt:i4>
      </vt:variant>
      <vt:variant>
        <vt:lpwstr/>
      </vt:variant>
      <vt:variant>
        <vt:lpwstr>_Toc273623584</vt:lpwstr>
      </vt:variant>
      <vt:variant>
        <vt:i4>1900598</vt:i4>
      </vt:variant>
      <vt:variant>
        <vt:i4>230</vt:i4>
      </vt:variant>
      <vt:variant>
        <vt:i4>0</vt:i4>
      </vt:variant>
      <vt:variant>
        <vt:i4>5</vt:i4>
      </vt:variant>
      <vt:variant>
        <vt:lpwstr/>
      </vt:variant>
      <vt:variant>
        <vt:lpwstr>_Toc273623583</vt:lpwstr>
      </vt:variant>
      <vt:variant>
        <vt:i4>1900598</vt:i4>
      </vt:variant>
      <vt:variant>
        <vt:i4>224</vt:i4>
      </vt:variant>
      <vt:variant>
        <vt:i4>0</vt:i4>
      </vt:variant>
      <vt:variant>
        <vt:i4>5</vt:i4>
      </vt:variant>
      <vt:variant>
        <vt:lpwstr/>
      </vt:variant>
      <vt:variant>
        <vt:lpwstr>_Toc273623582</vt:lpwstr>
      </vt:variant>
      <vt:variant>
        <vt:i4>1900598</vt:i4>
      </vt:variant>
      <vt:variant>
        <vt:i4>218</vt:i4>
      </vt:variant>
      <vt:variant>
        <vt:i4>0</vt:i4>
      </vt:variant>
      <vt:variant>
        <vt:i4>5</vt:i4>
      </vt:variant>
      <vt:variant>
        <vt:lpwstr/>
      </vt:variant>
      <vt:variant>
        <vt:lpwstr>_Toc273623581</vt:lpwstr>
      </vt:variant>
      <vt:variant>
        <vt:i4>1900598</vt:i4>
      </vt:variant>
      <vt:variant>
        <vt:i4>212</vt:i4>
      </vt:variant>
      <vt:variant>
        <vt:i4>0</vt:i4>
      </vt:variant>
      <vt:variant>
        <vt:i4>5</vt:i4>
      </vt:variant>
      <vt:variant>
        <vt:lpwstr/>
      </vt:variant>
      <vt:variant>
        <vt:lpwstr>_Toc273623580</vt:lpwstr>
      </vt:variant>
      <vt:variant>
        <vt:i4>1179702</vt:i4>
      </vt:variant>
      <vt:variant>
        <vt:i4>206</vt:i4>
      </vt:variant>
      <vt:variant>
        <vt:i4>0</vt:i4>
      </vt:variant>
      <vt:variant>
        <vt:i4>5</vt:i4>
      </vt:variant>
      <vt:variant>
        <vt:lpwstr/>
      </vt:variant>
      <vt:variant>
        <vt:lpwstr>_Toc273623579</vt:lpwstr>
      </vt:variant>
      <vt:variant>
        <vt:i4>1179702</vt:i4>
      </vt:variant>
      <vt:variant>
        <vt:i4>200</vt:i4>
      </vt:variant>
      <vt:variant>
        <vt:i4>0</vt:i4>
      </vt:variant>
      <vt:variant>
        <vt:i4>5</vt:i4>
      </vt:variant>
      <vt:variant>
        <vt:lpwstr/>
      </vt:variant>
      <vt:variant>
        <vt:lpwstr>_Toc273623578</vt:lpwstr>
      </vt:variant>
      <vt:variant>
        <vt:i4>1179702</vt:i4>
      </vt:variant>
      <vt:variant>
        <vt:i4>194</vt:i4>
      </vt:variant>
      <vt:variant>
        <vt:i4>0</vt:i4>
      </vt:variant>
      <vt:variant>
        <vt:i4>5</vt:i4>
      </vt:variant>
      <vt:variant>
        <vt:lpwstr/>
      </vt:variant>
      <vt:variant>
        <vt:lpwstr>_Toc273623577</vt:lpwstr>
      </vt:variant>
      <vt:variant>
        <vt:i4>1179702</vt:i4>
      </vt:variant>
      <vt:variant>
        <vt:i4>188</vt:i4>
      </vt:variant>
      <vt:variant>
        <vt:i4>0</vt:i4>
      </vt:variant>
      <vt:variant>
        <vt:i4>5</vt:i4>
      </vt:variant>
      <vt:variant>
        <vt:lpwstr/>
      </vt:variant>
      <vt:variant>
        <vt:lpwstr>_Toc273623576</vt:lpwstr>
      </vt:variant>
      <vt:variant>
        <vt:i4>1179702</vt:i4>
      </vt:variant>
      <vt:variant>
        <vt:i4>182</vt:i4>
      </vt:variant>
      <vt:variant>
        <vt:i4>0</vt:i4>
      </vt:variant>
      <vt:variant>
        <vt:i4>5</vt:i4>
      </vt:variant>
      <vt:variant>
        <vt:lpwstr/>
      </vt:variant>
      <vt:variant>
        <vt:lpwstr>_Toc273623575</vt:lpwstr>
      </vt:variant>
      <vt:variant>
        <vt:i4>1179702</vt:i4>
      </vt:variant>
      <vt:variant>
        <vt:i4>176</vt:i4>
      </vt:variant>
      <vt:variant>
        <vt:i4>0</vt:i4>
      </vt:variant>
      <vt:variant>
        <vt:i4>5</vt:i4>
      </vt:variant>
      <vt:variant>
        <vt:lpwstr/>
      </vt:variant>
      <vt:variant>
        <vt:lpwstr>_Toc273623574</vt:lpwstr>
      </vt:variant>
      <vt:variant>
        <vt:i4>1179702</vt:i4>
      </vt:variant>
      <vt:variant>
        <vt:i4>170</vt:i4>
      </vt:variant>
      <vt:variant>
        <vt:i4>0</vt:i4>
      </vt:variant>
      <vt:variant>
        <vt:i4>5</vt:i4>
      </vt:variant>
      <vt:variant>
        <vt:lpwstr/>
      </vt:variant>
      <vt:variant>
        <vt:lpwstr>_Toc273623573</vt:lpwstr>
      </vt:variant>
      <vt:variant>
        <vt:i4>1179702</vt:i4>
      </vt:variant>
      <vt:variant>
        <vt:i4>164</vt:i4>
      </vt:variant>
      <vt:variant>
        <vt:i4>0</vt:i4>
      </vt:variant>
      <vt:variant>
        <vt:i4>5</vt:i4>
      </vt:variant>
      <vt:variant>
        <vt:lpwstr/>
      </vt:variant>
      <vt:variant>
        <vt:lpwstr>_Toc273623572</vt:lpwstr>
      </vt:variant>
      <vt:variant>
        <vt:i4>1179702</vt:i4>
      </vt:variant>
      <vt:variant>
        <vt:i4>158</vt:i4>
      </vt:variant>
      <vt:variant>
        <vt:i4>0</vt:i4>
      </vt:variant>
      <vt:variant>
        <vt:i4>5</vt:i4>
      </vt:variant>
      <vt:variant>
        <vt:lpwstr/>
      </vt:variant>
      <vt:variant>
        <vt:lpwstr>_Toc273623571</vt:lpwstr>
      </vt:variant>
      <vt:variant>
        <vt:i4>1179702</vt:i4>
      </vt:variant>
      <vt:variant>
        <vt:i4>152</vt:i4>
      </vt:variant>
      <vt:variant>
        <vt:i4>0</vt:i4>
      </vt:variant>
      <vt:variant>
        <vt:i4>5</vt:i4>
      </vt:variant>
      <vt:variant>
        <vt:lpwstr/>
      </vt:variant>
      <vt:variant>
        <vt:lpwstr>_Toc273623570</vt:lpwstr>
      </vt:variant>
      <vt:variant>
        <vt:i4>1245238</vt:i4>
      </vt:variant>
      <vt:variant>
        <vt:i4>146</vt:i4>
      </vt:variant>
      <vt:variant>
        <vt:i4>0</vt:i4>
      </vt:variant>
      <vt:variant>
        <vt:i4>5</vt:i4>
      </vt:variant>
      <vt:variant>
        <vt:lpwstr/>
      </vt:variant>
      <vt:variant>
        <vt:lpwstr>_Toc273623569</vt:lpwstr>
      </vt:variant>
      <vt:variant>
        <vt:i4>1245238</vt:i4>
      </vt:variant>
      <vt:variant>
        <vt:i4>140</vt:i4>
      </vt:variant>
      <vt:variant>
        <vt:i4>0</vt:i4>
      </vt:variant>
      <vt:variant>
        <vt:i4>5</vt:i4>
      </vt:variant>
      <vt:variant>
        <vt:lpwstr/>
      </vt:variant>
      <vt:variant>
        <vt:lpwstr>_Toc273623568</vt:lpwstr>
      </vt:variant>
      <vt:variant>
        <vt:i4>1245238</vt:i4>
      </vt:variant>
      <vt:variant>
        <vt:i4>134</vt:i4>
      </vt:variant>
      <vt:variant>
        <vt:i4>0</vt:i4>
      </vt:variant>
      <vt:variant>
        <vt:i4>5</vt:i4>
      </vt:variant>
      <vt:variant>
        <vt:lpwstr/>
      </vt:variant>
      <vt:variant>
        <vt:lpwstr>_Toc273623567</vt:lpwstr>
      </vt:variant>
      <vt:variant>
        <vt:i4>1245238</vt:i4>
      </vt:variant>
      <vt:variant>
        <vt:i4>128</vt:i4>
      </vt:variant>
      <vt:variant>
        <vt:i4>0</vt:i4>
      </vt:variant>
      <vt:variant>
        <vt:i4>5</vt:i4>
      </vt:variant>
      <vt:variant>
        <vt:lpwstr/>
      </vt:variant>
      <vt:variant>
        <vt:lpwstr>_Toc273623566</vt:lpwstr>
      </vt:variant>
      <vt:variant>
        <vt:i4>1245238</vt:i4>
      </vt:variant>
      <vt:variant>
        <vt:i4>122</vt:i4>
      </vt:variant>
      <vt:variant>
        <vt:i4>0</vt:i4>
      </vt:variant>
      <vt:variant>
        <vt:i4>5</vt:i4>
      </vt:variant>
      <vt:variant>
        <vt:lpwstr/>
      </vt:variant>
      <vt:variant>
        <vt:lpwstr>_Toc273623565</vt:lpwstr>
      </vt:variant>
      <vt:variant>
        <vt:i4>1245238</vt:i4>
      </vt:variant>
      <vt:variant>
        <vt:i4>116</vt:i4>
      </vt:variant>
      <vt:variant>
        <vt:i4>0</vt:i4>
      </vt:variant>
      <vt:variant>
        <vt:i4>5</vt:i4>
      </vt:variant>
      <vt:variant>
        <vt:lpwstr/>
      </vt:variant>
      <vt:variant>
        <vt:lpwstr>_Toc273623564</vt:lpwstr>
      </vt:variant>
      <vt:variant>
        <vt:i4>1245238</vt:i4>
      </vt:variant>
      <vt:variant>
        <vt:i4>110</vt:i4>
      </vt:variant>
      <vt:variant>
        <vt:i4>0</vt:i4>
      </vt:variant>
      <vt:variant>
        <vt:i4>5</vt:i4>
      </vt:variant>
      <vt:variant>
        <vt:lpwstr/>
      </vt:variant>
      <vt:variant>
        <vt:lpwstr>_Toc273623563</vt:lpwstr>
      </vt:variant>
      <vt:variant>
        <vt:i4>1245238</vt:i4>
      </vt:variant>
      <vt:variant>
        <vt:i4>104</vt:i4>
      </vt:variant>
      <vt:variant>
        <vt:i4>0</vt:i4>
      </vt:variant>
      <vt:variant>
        <vt:i4>5</vt:i4>
      </vt:variant>
      <vt:variant>
        <vt:lpwstr/>
      </vt:variant>
      <vt:variant>
        <vt:lpwstr>_Toc273623562</vt:lpwstr>
      </vt:variant>
      <vt:variant>
        <vt:i4>1245238</vt:i4>
      </vt:variant>
      <vt:variant>
        <vt:i4>98</vt:i4>
      </vt:variant>
      <vt:variant>
        <vt:i4>0</vt:i4>
      </vt:variant>
      <vt:variant>
        <vt:i4>5</vt:i4>
      </vt:variant>
      <vt:variant>
        <vt:lpwstr/>
      </vt:variant>
      <vt:variant>
        <vt:lpwstr>_Toc273623561</vt:lpwstr>
      </vt:variant>
      <vt:variant>
        <vt:i4>1245238</vt:i4>
      </vt:variant>
      <vt:variant>
        <vt:i4>92</vt:i4>
      </vt:variant>
      <vt:variant>
        <vt:i4>0</vt:i4>
      </vt:variant>
      <vt:variant>
        <vt:i4>5</vt:i4>
      </vt:variant>
      <vt:variant>
        <vt:lpwstr/>
      </vt:variant>
      <vt:variant>
        <vt:lpwstr>_Toc273623560</vt:lpwstr>
      </vt:variant>
      <vt:variant>
        <vt:i4>1048630</vt:i4>
      </vt:variant>
      <vt:variant>
        <vt:i4>86</vt:i4>
      </vt:variant>
      <vt:variant>
        <vt:i4>0</vt:i4>
      </vt:variant>
      <vt:variant>
        <vt:i4>5</vt:i4>
      </vt:variant>
      <vt:variant>
        <vt:lpwstr/>
      </vt:variant>
      <vt:variant>
        <vt:lpwstr>_Toc273623559</vt:lpwstr>
      </vt:variant>
      <vt:variant>
        <vt:i4>1048630</vt:i4>
      </vt:variant>
      <vt:variant>
        <vt:i4>80</vt:i4>
      </vt:variant>
      <vt:variant>
        <vt:i4>0</vt:i4>
      </vt:variant>
      <vt:variant>
        <vt:i4>5</vt:i4>
      </vt:variant>
      <vt:variant>
        <vt:lpwstr/>
      </vt:variant>
      <vt:variant>
        <vt:lpwstr>_Toc273623558</vt:lpwstr>
      </vt:variant>
      <vt:variant>
        <vt:i4>1048630</vt:i4>
      </vt:variant>
      <vt:variant>
        <vt:i4>74</vt:i4>
      </vt:variant>
      <vt:variant>
        <vt:i4>0</vt:i4>
      </vt:variant>
      <vt:variant>
        <vt:i4>5</vt:i4>
      </vt:variant>
      <vt:variant>
        <vt:lpwstr/>
      </vt:variant>
      <vt:variant>
        <vt:lpwstr>_Toc273623557</vt:lpwstr>
      </vt:variant>
      <vt:variant>
        <vt:i4>1048630</vt:i4>
      </vt:variant>
      <vt:variant>
        <vt:i4>68</vt:i4>
      </vt:variant>
      <vt:variant>
        <vt:i4>0</vt:i4>
      </vt:variant>
      <vt:variant>
        <vt:i4>5</vt:i4>
      </vt:variant>
      <vt:variant>
        <vt:lpwstr/>
      </vt:variant>
      <vt:variant>
        <vt:lpwstr>_Toc273623556</vt:lpwstr>
      </vt:variant>
      <vt:variant>
        <vt:i4>1048630</vt:i4>
      </vt:variant>
      <vt:variant>
        <vt:i4>62</vt:i4>
      </vt:variant>
      <vt:variant>
        <vt:i4>0</vt:i4>
      </vt:variant>
      <vt:variant>
        <vt:i4>5</vt:i4>
      </vt:variant>
      <vt:variant>
        <vt:lpwstr/>
      </vt:variant>
      <vt:variant>
        <vt:lpwstr>_Toc273623555</vt:lpwstr>
      </vt:variant>
      <vt:variant>
        <vt:i4>1048630</vt:i4>
      </vt:variant>
      <vt:variant>
        <vt:i4>56</vt:i4>
      </vt:variant>
      <vt:variant>
        <vt:i4>0</vt:i4>
      </vt:variant>
      <vt:variant>
        <vt:i4>5</vt:i4>
      </vt:variant>
      <vt:variant>
        <vt:lpwstr/>
      </vt:variant>
      <vt:variant>
        <vt:lpwstr>_Toc273623554</vt:lpwstr>
      </vt:variant>
      <vt:variant>
        <vt:i4>1048630</vt:i4>
      </vt:variant>
      <vt:variant>
        <vt:i4>50</vt:i4>
      </vt:variant>
      <vt:variant>
        <vt:i4>0</vt:i4>
      </vt:variant>
      <vt:variant>
        <vt:i4>5</vt:i4>
      </vt:variant>
      <vt:variant>
        <vt:lpwstr/>
      </vt:variant>
      <vt:variant>
        <vt:lpwstr>_Toc273623553</vt:lpwstr>
      </vt:variant>
      <vt:variant>
        <vt:i4>1048630</vt:i4>
      </vt:variant>
      <vt:variant>
        <vt:i4>44</vt:i4>
      </vt:variant>
      <vt:variant>
        <vt:i4>0</vt:i4>
      </vt:variant>
      <vt:variant>
        <vt:i4>5</vt:i4>
      </vt:variant>
      <vt:variant>
        <vt:lpwstr/>
      </vt:variant>
      <vt:variant>
        <vt:lpwstr>_Toc273623552</vt:lpwstr>
      </vt:variant>
      <vt:variant>
        <vt:i4>1048630</vt:i4>
      </vt:variant>
      <vt:variant>
        <vt:i4>38</vt:i4>
      </vt:variant>
      <vt:variant>
        <vt:i4>0</vt:i4>
      </vt:variant>
      <vt:variant>
        <vt:i4>5</vt:i4>
      </vt:variant>
      <vt:variant>
        <vt:lpwstr/>
      </vt:variant>
      <vt:variant>
        <vt:lpwstr>_Toc273623551</vt:lpwstr>
      </vt:variant>
      <vt:variant>
        <vt:i4>1048630</vt:i4>
      </vt:variant>
      <vt:variant>
        <vt:i4>32</vt:i4>
      </vt:variant>
      <vt:variant>
        <vt:i4>0</vt:i4>
      </vt:variant>
      <vt:variant>
        <vt:i4>5</vt:i4>
      </vt:variant>
      <vt:variant>
        <vt:lpwstr/>
      </vt:variant>
      <vt:variant>
        <vt:lpwstr>_Toc273623550</vt:lpwstr>
      </vt:variant>
      <vt:variant>
        <vt:i4>1114166</vt:i4>
      </vt:variant>
      <vt:variant>
        <vt:i4>26</vt:i4>
      </vt:variant>
      <vt:variant>
        <vt:i4>0</vt:i4>
      </vt:variant>
      <vt:variant>
        <vt:i4>5</vt:i4>
      </vt:variant>
      <vt:variant>
        <vt:lpwstr/>
      </vt:variant>
      <vt:variant>
        <vt:lpwstr>_Toc273623549</vt:lpwstr>
      </vt:variant>
      <vt:variant>
        <vt:i4>1114166</vt:i4>
      </vt:variant>
      <vt:variant>
        <vt:i4>20</vt:i4>
      </vt:variant>
      <vt:variant>
        <vt:i4>0</vt:i4>
      </vt:variant>
      <vt:variant>
        <vt:i4>5</vt:i4>
      </vt:variant>
      <vt:variant>
        <vt:lpwstr/>
      </vt:variant>
      <vt:variant>
        <vt:lpwstr>_Toc273623548</vt:lpwstr>
      </vt:variant>
      <vt:variant>
        <vt:i4>1114166</vt:i4>
      </vt:variant>
      <vt:variant>
        <vt:i4>14</vt:i4>
      </vt:variant>
      <vt:variant>
        <vt:i4>0</vt:i4>
      </vt:variant>
      <vt:variant>
        <vt:i4>5</vt:i4>
      </vt:variant>
      <vt:variant>
        <vt:lpwstr/>
      </vt:variant>
      <vt:variant>
        <vt:lpwstr>_Toc273623547</vt:lpwstr>
      </vt:variant>
      <vt:variant>
        <vt:i4>1114166</vt:i4>
      </vt:variant>
      <vt:variant>
        <vt:i4>8</vt:i4>
      </vt:variant>
      <vt:variant>
        <vt:i4>0</vt:i4>
      </vt:variant>
      <vt:variant>
        <vt:i4>5</vt:i4>
      </vt:variant>
      <vt:variant>
        <vt:lpwstr/>
      </vt:variant>
      <vt:variant>
        <vt:lpwstr>_Toc273623546</vt:lpwstr>
      </vt:variant>
      <vt:variant>
        <vt:i4>7536691</vt:i4>
      </vt:variant>
      <vt:variant>
        <vt:i4>0</vt:i4>
      </vt:variant>
      <vt:variant>
        <vt:i4>0</vt:i4>
      </vt:variant>
      <vt:variant>
        <vt:i4>5</vt:i4>
      </vt:variant>
      <vt:variant>
        <vt:lpwstr>http://www.matricia.ro/</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ETelehoi</dc:creator>
  <cp:lastModifiedBy>Radu Cazacu</cp:lastModifiedBy>
  <cp:revision>309</cp:revision>
  <cp:lastPrinted>2008-11-04T10:03:00Z</cp:lastPrinted>
  <dcterms:created xsi:type="dcterms:W3CDTF">2010-09-30T12:56:00Z</dcterms:created>
  <dcterms:modified xsi:type="dcterms:W3CDTF">2010-10-29T13:44:00Z</dcterms:modified>
</cp:coreProperties>
</file>